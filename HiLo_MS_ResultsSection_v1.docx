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380FF" w14:textId="77777777" w:rsidR="008E251C" w:rsidRPr="00AD4BF5" w:rsidRDefault="008E251C" w:rsidP="008E251C">
      <w:pPr>
        <w:pStyle w:val="Heading1"/>
        <w:jc w:val="center"/>
        <w:rPr>
          <w:rFonts w:asciiTheme="minorHAnsi" w:hAnsiTheme="minorHAnsi" w:cstheme="minorHAnsi"/>
          <w:color w:val="auto"/>
        </w:rPr>
      </w:pPr>
      <w:bookmarkStart w:id="0" w:name="_Toc70070850"/>
      <w:bookmarkStart w:id="1" w:name="_Toc70070854"/>
      <w:r w:rsidRPr="00AD4BF5">
        <w:rPr>
          <w:rFonts w:asciiTheme="minorHAnsi" w:hAnsiTheme="minorHAnsi" w:cstheme="minorHAnsi"/>
          <w:color w:val="auto"/>
        </w:rPr>
        <w:t xml:space="preserve">Depth </w:t>
      </w:r>
      <w:r>
        <w:rPr>
          <w:rFonts w:asciiTheme="minorHAnsi" w:hAnsiTheme="minorHAnsi" w:cstheme="minorHAnsi"/>
          <w:color w:val="auto"/>
        </w:rPr>
        <w:t>is an important driver of</w:t>
      </w:r>
      <w:r w:rsidRPr="00AD4BF5">
        <w:rPr>
          <w:rFonts w:asciiTheme="minorHAnsi" w:hAnsiTheme="minorHAnsi" w:cstheme="minorHAnsi"/>
          <w:color w:val="auto"/>
        </w:rPr>
        <w:t xml:space="preserve"> nearshore benthic fish communities in the Salish Sea</w:t>
      </w:r>
      <w:bookmarkEnd w:id="0"/>
    </w:p>
    <w:p w14:paraId="31B11B15" w14:textId="77777777" w:rsidR="008E251C" w:rsidRDefault="008E251C" w:rsidP="008E251C">
      <w:pPr>
        <w:ind w:firstLine="720"/>
        <w:rPr>
          <w:rFonts w:cstheme="minorHAnsi"/>
        </w:rPr>
      </w:pPr>
    </w:p>
    <w:p w14:paraId="35FCEED9" w14:textId="79AD4B15" w:rsidR="008E251C" w:rsidRPr="008E33E5" w:rsidRDefault="008E251C" w:rsidP="008E33E5">
      <w:pPr>
        <w:pStyle w:val="Heading2"/>
        <w:rPr>
          <w:rFonts w:asciiTheme="minorHAnsi" w:hAnsiTheme="minorHAnsi" w:cstheme="minorHAnsi"/>
          <w:color w:val="auto"/>
        </w:rPr>
      </w:pPr>
      <w:r w:rsidRPr="008E33E5">
        <w:rPr>
          <w:rFonts w:asciiTheme="minorHAnsi" w:hAnsiTheme="minorHAnsi" w:cstheme="minorHAnsi"/>
          <w:color w:val="auto"/>
        </w:rPr>
        <w:t>Introduction Objective Paragraph:</w:t>
      </w:r>
    </w:p>
    <w:p w14:paraId="7AAEC580" w14:textId="3271A6A5" w:rsidR="008E251C" w:rsidRPr="00382B1D" w:rsidRDefault="008E251C" w:rsidP="008E251C">
      <w:pPr>
        <w:ind w:firstLine="720"/>
        <w:rPr>
          <w:rFonts w:cstheme="minorHAnsi"/>
        </w:rPr>
      </w:pPr>
      <w:r w:rsidRPr="00382B1D">
        <w:rPr>
          <w:rFonts w:cstheme="minorHAnsi"/>
        </w:rPr>
        <w:t xml:space="preserve">This project </w:t>
      </w:r>
      <w:r w:rsidR="008E33E5">
        <w:rPr>
          <w:rFonts w:cstheme="minorHAnsi"/>
        </w:rPr>
        <w:t xml:space="preserve">aims to determine if abiotic variables can act as proxies for nearshore fish biodiversity and explores with through </w:t>
      </w:r>
      <w:r>
        <w:rPr>
          <w:rFonts w:cstheme="minorHAnsi"/>
        </w:rPr>
        <w:t xml:space="preserve">three </w:t>
      </w:r>
      <w:r w:rsidRPr="00382B1D">
        <w:rPr>
          <w:rFonts w:cstheme="minorHAnsi"/>
        </w:rPr>
        <w:t xml:space="preserve">objectives. </w:t>
      </w:r>
      <w:r>
        <w:rPr>
          <w:rFonts w:cstheme="minorHAnsi"/>
        </w:rPr>
        <w:t>First</w:t>
      </w:r>
      <w:r w:rsidRPr="00382B1D">
        <w:rPr>
          <w:rFonts w:cstheme="minorHAnsi"/>
        </w:rPr>
        <w:t xml:space="preserve">, we will determine </w:t>
      </w:r>
      <w:r w:rsidRPr="00602FEB">
        <w:rPr>
          <w:rFonts w:cstheme="minorHAnsi"/>
        </w:rPr>
        <w:t xml:space="preserve">how fish species richness, abundance, </w:t>
      </w:r>
      <w:r>
        <w:rPr>
          <w:rFonts w:cstheme="minorHAnsi"/>
        </w:rPr>
        <w:t xml:space="preserve">and </w:t>
      </w:r>
      <w:r w:rsidRPr="00602FEB">
        <w:rPr>
          <w:rFonts w:cstheme="minorHAnsi"/>
        </w:rPr>
        <w:t xml:space="preserve">biomass vary with </w:t>
      </w:r>
      <w:r w:rsidR="008E33E5">
        <w:rPr>
          <w:rFonts w:cstheme="minorHAnsi"/>
        </w:rPr>
        <w:t xml:space="preserve">four abiotic variables, </w:t>
      </w:r>
      <w:r w:rsidRPr="00602FEB">
        <w:rPr>
          <w:rFonts w:cstheme="minorHAnsi"/>
        </w:rPr>
        <w:t>tidal current speed</w:t>
      </w:r>
      <w:r w:rsidR="008E33E5">
        <w:rPr>
          <w:rFonts w:cstheme="minorHAnsi"/>
        </w:rPr>
        <w:t>,</w:t>
      </w:r>
      <w:r w:rsidRPr="00602FEB">
        <w:rPr>
          <w:rFonts w:cstheme="minorHAnsi"/>
        </w:rPr>
        <w:t xml:space="preserve"> depth</w:t>
      </w:r>
      <w:r w:rsidR="008E33E5">
        <w:rPr>
          <w:rFonts w:cstheme="minorHAnsi"/>
        </w:rPr>
        <w:t>, percent rock cover, and benthic slope,</w:t>
      </w:r>
      <w:r>
        <w:rPr>
          <w:rFonts w:cstheme="minorHAnsi"/>
        </w:rPr>
        <w:t xml:space="preserve"> using linear mixed effect models</w:t>
      </w:r>
      <w:r w:rsidRPr="00382B1D">
        <w:rPr>
          <w:rFonts w:cstheme="minorHAnsi"/>
        </w:rPr>
        <w:t xml:space="preserve">. </w:t>
      </w:r>
      <w:commentRangeStart w:id="2"/>
      <w:del w:id="3" w:author="Jill Campbell" w:date="2021-07-13T15:24:00Z">
        <w:r w:rsidRPr="00382B1D" w:rsidDel="008E33E5">
          <w:rPr>
            <w:rFonts w:cstheme="minorHAnsi"/>
          </w:rPr>
          <w:delText>Based on previous studies we expect to see increased fish species richness, abundance, and biomass (Baynes and Szmant 1989; Gibson et al. 1996; Pitcher et al. 2012)</w:delText>
        </w:r>
        <w:r w:rsidDel="008E33E5">
          <w:rPr>
            <w:rFonts w:cstheme="minorHAnsi"/>
          </w:rPr>
          <w:delText xml:space="preserve">. </w:delText>
        </w:r>
      </w:del>
      <w:commentRangeEnd w:id="2"/>
      <w:r w:rsidR="008E33E5">
        <w:rPr>
          <w:rStyle w:val="CommentReference"/>
          <w:rFonts w:ascii="Times New Roman" w:eastAsia="Times New Roman" w:hAnsi="Times New Roman" w:cs="Times New Roman"/>
        </w:rPr>
        <w:commentReference w:id="2"/>
      </w:r>
      <w:r>
        <w:rPr>
          <w:rFonts w:cstheme="minorHAnsi"/>
          <w:color w:val="000000" w:themeColor="text1"/>
        </w:rPr>
        <w:t xml:space="preserve">Second, </w:t>
      </w:r>
      <w:r w:rsidR="008E33E5">
        <w:rPr>
          <w:rFonts w:cstheme="minorHAnsi"/>
          <w:color w:val="000000" w:themeColor="text1"/>
        </w:rPr>
        <w:t xml:space="preserve">using the variables of primary importance identified in our first objective, we will </w:t>
      </w:r>
      <w:r>
        <w:rPr>
          <w:rFonts w:cstheme="minorHAnsi"/>
          <w:color w:val="000000" w:themeColor="text1"/>
        </w:rPr>
        <w:t xml:space="preserve">explore how community composition varies </w:t>
      </w:r>
      <w:r w:rsidR="008E33E5">
        <w:rPr>
          <w:rFonts w:cstheme="minorHAnsi"/>
          <w:color w:val="000000" w:themeColor="text1"/>
        </w:rPr>
        <w:t>with that variable</w:t>
      </w:r>
      <w:r>
        <w:rPr>
          <w:rFonts w:cstheme="minorHAnsi"/>
          <w:color w:val="000000" w:themeColor="text1"/>
        </w:rPr>
        <w:t xml:space="preserve"> using </w:t>
      </w:r>
      <w:r w:rsidR="008E33E5">
        <w:rPr>
          <w:rFonts w:cstheme="minorHAnsi"/>
          <w:color w:val="000000" w:themeColor="text1"/>
        </w:rPr>
        <w:t>a non-metric multidimensional scaling plot (</w:t>
      </w:r>
      <w:proofErr w:type="spellStart"/>
      <w:r w:rsidR="008E33E5">
        <w:rPr>
          <w:rFonts w:cstheme="minorHAnsi"/>
          <w:color w:val="000000" w:themeColor="text1"/>
        </w:rPr>
        <w:t>nMDS</w:t>
      </w:r>
      <w:proofErr w:type="spellEnd"/>
      <w:r>
        <w:rPr>
          <w:rFonts w:cstheme="minorHAnsi"/>
          <w:color w:val="000000" w:themeColor="text1"/>
        </w:rPr>
        <w:t xml:space="preserve">). </w:t>
      </w:r>
      <w:del w:id="4" w:author="Jill Campbell" w:date="2021-07-13T15:26:00Z">
        <w:r w:rsidRPr="00382B1D" w:rsidDel="008E33E5">
          <w:rPr>
            <w:rFonts w:cstheme="minorHAnsi"/>
          </w:rPr>
          <w:delText>Fish species flourish at different optimal current speeds</w:delText>
        </w:r>
        <w:r w:rsidDel="008E33E5">
          <w:rPr>
            <w:rFonts w:cstheme="minorHAnsi"/>
          </w:rPr>
          <w:delText xml:space="preserve"> (</w:delText>
        </w:r>
        <w:r w:rsidRPr="00382B1D" w:rsidDel="008E33E5">
          <w:rPr>
            <w:rFonts w:cstheme="minorHAnsi"/>
          </w:rPr>
          <w:delText>Robinson et al. 2007</w:delText>
        </w:r>
        <w:r w:rsidDel="008E33E5">
          <w:rPr>
            <w:rFonts w:cstheme="minorHAnsi"/>
          </w:rPr>
          <w:delText>;</w:delText>
        </w:r>
        <w:r w:rsidRPr="00382B1D" w:rsidDel="008E33E5">
          <w:rPr>
            <w:rFonts w:cstheme="minorHAnsi"/>
          </w:rPr>
          <w:delText xml:space="preserve"> Robinson et al. 2013</w:delText>
        </w:r>
        <w:r w:rsidDel="008E33E5">
          <w:rPr>
            <w:rFonts w:cstheme="minorHAnsi"/>
          </w:rPr>
          <w:delText xml:space="preserve">; </w:delText>
        </w:r>
        <w:r w:rsidRPr="00382B1D" w:rsidDel="008E33E5">
          <w:rPr>
            <w:rFonts w:cstheme="minorHAnsi"/>
          </w:rPr>
          <w:delText>Markel et al. 2017</w:delText>
        </w:r>
        <w:r w:rsidDel="008E33E5">
          <w:rPr>
            <w:rFonts w:cstheme="minorHAnsi"/>
          </w:rPr>
          <w:delText>; Haak et al. 2019), and t</w:delText>
        </w:r>
        <w:r w:rsidRPr="00382B1D" w:rsidDel="008E33E5">
          <w:rPr>
            <w:rFonts w:cstheme="minorHAnsi"/>
          </w:rPr>
          <w:delText>hese species-specific differences in current speed preference may dominate community-level trends (Gibson et al. 1996; Tolimieri et al. 2009; D</w:delText>
        </w:r>
        <w:r w:rsidRPr="00382B1D" w:rsidDel="008E33E5">
          <w:rPr>
            <w:rFonts w:cstheme="minorHAnsi"/>
            <w:bCs/>
            <w:color w:val="000000" w:themeColor="text1"/>
          </w:rPr>
          <w:delText>í</w:delText>
        </w:r>
        <w:r w:rsidRPr="00382B1D" w:rsidDel="008E33E5">
          <w:rPr>
            <w:rFonts w:cstheme="minorHAnsi"/>
          </w:rPr>
          <w:delText>az-Astudillo et al. 2017; Viehman and Zydlewski 2017).</w:delText>
        </w:r>
        <w:r w:rsidDel="008E33E5">
          <w:rPr>
            <w:rFonts w:cstheme="minorHAnsi"/>
          </w:rPr>
          <w:delText xml:space="preserve"> Therefore, we predict there will be community level differences in species composition with tidal current speed and depth. </w:delText>
        </w:r>
      </w:del>
      <w:r>
        <w:rPr>
          <w:rFonts w:cstheme="minorHAnsi"/>
          <w:color w:val="000000" w:themeColor="text1"/>
        </w:rPr>
        <w:t xml:space="preserve">Third, we will explore how the </w:t>
      </w:r>
      <w:r w:rsidR="008E33E5">
        <w:rPr>
          <w:rFonts w:cstheme="minorHAnsi"/>
          <w:color w:val="000000" w:themeColor="text1"/>
        </w:rPr>
        <w:t>life history of the observed fish</w:t>
      </w:r>
      <w:r>
        <w:rPr>
          <w:rFonts w:cstheme="minorHAnsi"/>
          <w:color w:val="000000" w:themeColor="text1"/>
        </w:rPr>
        <w:t xml:space="preserve"> species differ with </w:t>
      </w:r>
      <w:r w:rsidR="008E33E5">
        <w:rPr>
          <w:rFonts w:cstheme="minorHAnsi"/>
          <w:color w:val="000000" w:themeColor="text1"/>
        </w:rPr>
        <w:t>the variable of primary importance</w:t>
      </w:r>
      <w:r>
        <w:rPr>
          <w:rFonts w:cstheme="minorHAnsi"/>
          <w:color w:val="000000" w:themeColor="text1"/>
        </w:rPr>
        <w:t xml:space="preserve">. For these analyses, individual fish lengths were used </w:t>
      </w:r>
      <w:r w:rsidR="008E33E5">
        <w:rPr>
          <w:rFonts w:cstheme="minorHAnsi"/>
          <w:color w:val="000000" w:themeColor="text1"/>
        </w:rPr>
        <w:t>in a partial pooling mixed effect model analysis to provide predictions for all species, even those with limited data</w:t>
      </w:r>
      <w:r>
        <w:rPr>
          <w:rFonts w:cstheme="minorHAnsi"/>
          <w:color w:val="000000" w:themeColor="text1"/>
        </w:rPr>
        <w:t xml:space="preserve">. </w:t>
      </w:r>
      <w:del w:id="5" w:author="Jill Campbell" w:date="2021-07-13T15:28:00Z">
        <w:r w:rsidDel="008E33E5">
          <w:rPr>
            <w:rFonts w:cstheme="minorHAnsi"/>
            <w:color w:val="000000" w:themeColor="text1"/>
          </w:rPr>
          <w:delText xml:space="preserve">We predict we will see </w:delText>
        </w:r>
        <w:r w:rsidRPr="00382B1D" w:rsidDel="008E33E5">
          <w:rPr>
            <w:rFonts w:cstheme="minorHAnsi"/>
          </w:rPr>
          <w:delText xml:space="preserve">fewer recently settled juvenile fish in </w:delText>
        </w:r>
        <w:r w:rsidDel="008E33E5">
          <w:rPr>
            <w:rFonts w:cstheme="minorHAnsi"/>
          </w:rPr>
          <w:delText xml:space="preserve">areas of </w:delText>
        </w:r>
        <w:r w:rsidRPr="00382B1D" w:rsidDel="008E33E5">
          <w:rPr>
            <w:rFonts w:cstheme="minorHAnsi"/>
          </w:rPr>
          <w:delText>high</w:delText>
        </w:r>
        <w:r w:rsidDel="008E33E5">
          <w:rPr>
            <w:rFonts w:cstheme="minorHAnsi"/>
          </w:rPr>
          <w:delText>er</w:delText>
        </w:r>
        <w:r w:rsidRPr="00382B1D" w:rsidDel="008E33E5">
          <w:rPr>
            <w:rFonts w:cstheme="minorHAnsi"/>
          </w:rPr>
          <w:delText xml:space="preserve"> current and </w:delText>
        </w:r>
        <w:r w:rsidDel="008E33E5">
          <w:rPr>
            <w:rFonts w:cstheme="minorHAnsi"/>
          </w:rPr>
          <w:delText>deeper</w:delText>
        </w:r>
        <w:r w:rsidRPr="00382B1D" w:rsidDel="008E33E5">
          <w:rPr>
            <w:rFonts w:cstheme="minorHAnsi"/>
          </w:rPr>
          <w:delText xml:space="preserve"> depths (Love et al. 200</w:delText>
        </w:r>
        <w:r w:rsidDel="008E33E5">
          <w:rPr>
            <w:rFonts w:cstheme="minorHAnsi"/>
          </w:rPr>
          <w:delText>9</w:delText>
        </w:r>
        <w:r w:rsidRPr="00382B1D" w:rsidDel="008E33E5">
          <w:rPr>
            <w:rFonts w:cstheme="minorHAnsi"/>
          </w:rPr>
          <w:delText>; Sobocinski et al. 2018; Haak et al. 2019).</w:delText>
        </w:r>
      </w:del>
    </w:p>
    <w:p w14:paraId="5A19AF11" w14:textId="0BCBF15E" w:rsidR="008E251C" w:rsidRDefault="006F61F9" w:rsidP="00492DED">
      <w:pPr>
        <w:pStyle w:val="Heading2"/>
        <w:rPr>
          <w:rFonts w:asciiTheme="minorHAnsi" w:hAnsiTheme="minorHAnsi" w:cstheme="minorHAnsi"/>
          <w:color w:val="auto"/>
        </w:rPr>
      </w:pPr>
      <w:r>
        <w:rPr>
          <w:rFonts w:asciiTheme="minorHAnsi" w:hAnsiTheme="minorHAnsi" w:cstheme="minorHAnsi"/>
          <w:color w:val="auto"/>
        </w:rPr>
        <w:lastRenderedPageBreak/>
        <w:t>Methods (figures only)</w:t>
      </w:r>
    </w:p>
    <w:p w14:paraId="68865C42" w14:textId="77777777" w:rsidR="006F61F9" w:rsidRPr="00382B1D" w:rsidRDefault="006F61F9" w:rsidP="006F61F9">
      <w:pPr>
        <w:keepNext/>
        <w:jc w:val="center"/>
        <w:rPr>
          <w:rFonts w:cstheme="minorHAnsi"/>
        </w:rPr>
      </w:pPr>
      <w:r w:rsidRPr="00382B1D">
        <w:rPr>
          <w:rFonts w:cstheme="minorHAnsi"/>
          <w:noProof/>
          <w:lang w:eastAsia="en-CA"/>
        </w:rPr>
        <w:drawing>
          <wp:inline distT="0" distB="0" distL="0" distR="0" wp14:anchorId="3C0C0FE6" wp14:editId="35CAB017">
            <wp:extent cx="2381646" cy="38718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81646" cy="3871896"/>
                    </a:xfrm>
                    <a:prstGeom prst="rect">
                      <a:avLst/>
                    </a:prstGeom>
                    <a:noFill/>
                    <a:ln>
                      <a:noFill/>
                    </a:ln>
                  </pic:spPr>
                </pic:pic>
              </a:graphicData>
            </a:graphic>
          </wp:inline>
        </w:drawing>
      </w:r>
    </w:p>
    <w:p w14:paraId="058E3821" w14:textId="77777777" w:rsidR="006F61F9" w:rsidRPr="001A4BDA" w:rsidRDefault="006F61F9" w:rsidP="006F61F9">
      <w:pPr>
        <w:pStyle w:val="Caption"/>
        <w:rPr>
          <w:rFonts w:cstheme="minorHAnsi"/>
          <w:i/>
          <w:iCs w:val="0"/>
          <w:sz w:val="22"/>
          <w:szCs w:val="22"/>
        </w:rPr>
      </w:pPr>
      <w:bookmarkStart w:id="6" w:name="_Toc64365317"/>
      <w:bookmarkStart w:id="7" w:name="_Ref64365558"/>
      <w:bookmarkStart w:id="8" w:name="_Ref64365621"/>
      <w:r w:rsidRPr="0009620C">
        <w:rPr>
          <w:rFonts w:cstheme="minorHAnsi"/>
          <w:iCs w:val="0"/>
          <w:sz w:val="22"/>
          <w:szCs w:val="22"/>
        </w:rPr>
        <w:t>Figure</w:t>
      </w:r>
      <w:r w:rsidRPr="001B057E">
        <w:rPr>
          <w:rFonts w:cstheme="minorHAnsi"/>
          <w:sz w:val="22"/>
          <w:szCs w:val="22"/>
        </w:rPr>
        <w:t xml:space="preserve"> </w:t>
      </w:r>
      <w:r>
        <w:rPr>
          <w:rFonts w:cstheme="minorHAnsi"/>
          <w:sz w:val="22"/>
          <w:szCs w:val="22"/>
        </w:rPr>
        <w:t>1</w:t>
      </w:r>
      <w:r w:rsidRPr="0009620C">
        <w:rPr>
          <w:rFonts w:cstheme="minorHAnsi"/>
          <w:iCs w:val="0"/>
          <w:sz w:val="22"/>
          <w:szCs w:val="22"/>
        </w:rPr>
        <w:t>: Map of survey sites within the Southern Gulf Islands BC Canada. High current sites are coloured red, low current sites are coloured blue. Current speed categories were defined by using the inflection point of all daily maximum current speeds at all sites.</w:t>
      </w:r>
      <w:r w:rsidRPr="0009620C">
        <w:rPr>
          <w:rFonts w:cstheme="minorHAnsi"/>
          <w:sz w:val="22"/>
          <w:szCs w:val="22"/>
        </w:rPr>
        <w:t xml:space="preserve"> </w:t>
      </w:r>
      <w:proofErr w:type="spellStart"/>
      <w:r w:rsidRPr="0009620C">
        <w:rPr>
          <w:rFonts w:cstheme="minorHAnsi"/>
          <w:iCs w:val="0"/>
          <w:sz w:val="22"/>
          <w:szCs w:val="22"/>
        </w:rPr>
        <w:t>Hul’q’umin’um</w:t>
      </w:r>
      <w:proofErr w:type="spellEnd"/>
      <w:r w:rsidRPr="0009620C">
        <w:rPr>
          <w:rFonts w:cstheme="minorHAnsi"/>
          <w:iCs w:val="0"/>
          <w:sz w:val="22"/>
          <w:szCs w:val="22"/>
        </w:rPr>
        <w:t>’ site names are used when they could be found in the literature.</w:t>
      </w:r>
      <w:bookmarkEnd w:id="6"/>
      <w:bookmarkEnd w:id="7"/>
      <w:bookmarkEnd w:id="8"/>
      <w:r w:rsidRPr="0009620C">
        <w:rPr>
          <w:rFonts w:cstheme="minorHAnsi"/>
          <w:iCs w:val="0"/>
          <w:sz w:val="22"/>
          <w:szCs w:val="22"/>
        </w:rPr>
        <w:t xml:space="preserve"> </w:t>
      </w:r>
    </w:p>
    <w:p w14:paraId="5F57CA0C" w14:textId="40156688" w:rsidR="006F61F9" w:rsidRDefault="006F61F9" w:rsidP="006F61F9"/>
    <w:p w14:paraId="65BDD26A" w14:textId="77777777" w:rsidR="006F61F9" w:rsidRPr="00382B1D" w:rsidRDefault="006F61F9" w:rsidP="006F61F9">
      <w:pPr>
        <w:keepNext/>
        <w:jc w:val="center"/>
        <w:rPr>
          <w:rFonts w:cstheme="minorHAnsi"/>
        </w:rPr>
      </w:pPr>
      <w:r w:rsidRPr="00382B1D">
        <w:rPr>
          <w:rFonts w:cstheme="minorHAnsi"/>
          <w:noProof/>
          <w:color w:val="000000" w:themeColor="text1"/>
          <w:lang w:eastAsia="en-CA"/>
        </w:rPr>
        <w:lastRenderedPageBreak/>
        <w:drawing>
          <wp:inline distT="0" distB="0" distL="0" distR="0" wp14:anchorId="6EB11D0B" wp14:editId="1BB412A7">
            <wp:extent cx="5900580" cy="272034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907960" cy="2723742"/>
                    </a:xfrm>
                    <a:prstGeom prst="rect">
                      <a:avLst/>
                    </a:prstGeom>
                    <a:noFill/>
                    <a:ln>
                      <a:noFill/>
                    </a:ln>
                  </pic:spPr>
                </pic:pic>
              </a:graphicData>
            </a:graphic>
          </wp:inline>
        </w:drawing>
      </w:r>
    </w:p>
    <w:p w14:paraId="3E3E14CF" w14:textId="77777777" w:rsidR="006F61F9" w:rsidRPr="0009620C" w:rsidRDefault="006F61F9" w:rsidP="006F61F9">
      <w:pPr>
        <w:pStyle w:val="Caption"/>
        <w:rPr>
          <w:rFonts w:cstheme="minorHAnsi"/>
          <w:i/>
          <w:iCs w:val="0"/>
          <w:color w:val="000000" w:themeColor="text1"/>
          <w:sz w:val="22"/>
          <w:szCs w:val="22"/>
        </w:rPr>
      </w:pPr>
      <w:bookmarkStart w:id="9" w:name="_Toc64365318"/>
      <w:bookmarkStart w:id="10" w:name="_Ref64365632"/>
      <w:bookmarkStart w:id="11" w:name="_Ref64365636"/>
      <w:bookmarkStart w:id="12" w:name="_Ref64365759"/>
      <w:r w:rsidRPr="0009620C">
        <w:rPr>
          <w:rFonts w:cstheme="minorHAnsi"/>
          <w:iCs w:val="0"/>
          <w:color w:val="000000" w:themeColor="text1"/>
          <w:sz w:val="22"/>
          <w:szCs w:val="22"/>
        </w:rPr>
        <w:t xml:space="preserve">Figure </w:t>
      </w:r>
      <w:r>
        <w:rPr>
          <w:rFonts w:cstheme="minorHAnsi"/>
          <w:color w:val="000000" w:themeColor="text1"/>
          <w:sz w:val="22"/>
          <w:szCs w:val="22"/>
        </w:rPr>
        <w:t>2</w:t>
      </w:r>
      <w:r w:rsidRPr="0009620C">
        <w:rPr>
          <w:rFonts w:cstheme="minorHAnsi"/>
          <w:iCs w:val="0"/>
          <w:color w:val="000000" w:themeColor="text1"/>
          <w:sz w:val="22"/>
          <w:szCs w:val="22"/>
        </w:rPr>
        <w:t>: Schematic of fish and benthic data collection protocol. Fish and benthic characteristics were measured at 3 m</w:t>
      </w:r>
      <w:r>
        <w:rPr>
          <w:rFonts w:cstheme="minorHAnsi"/>
          <w:iCs w:val="0"/>
          <w:color w:val="000000" w:themeColor="text1"/>
          <w:sz w:val="22"/>
          <w:szCs w:val="22"/>
        </w:rPr>
        <w:t>eter</w:t>
      </w:r>
      <w:r w:rsidRPr="0009620C">
        <w:rPr>
          <w:rFonts w:cstheme="minorHAnsi"/>
          <w:iCs w:val="0"/>
          <w:color w:val="000000" w:themeColor="text1"/>
          <w:sz w:val="22"/>
          <w:szCs w:val="22"/>
        </w:rPr>
        <w:t xml:space="preserve"> and </w:t>
      </w:r>
      <w:proofErr w:type="gramStart"/>
      <w:r w:rsidRPr="0009620C">
        <w:rPr>
          <w:rFonts w:cstheme="minorHAnsi"/>
          <w:iCs w:val="0"/>
          <w:color w:val="000000" w:themeColor="text1"/>
          <w:sz w:val="22"/>
          <w:szCs w:val="22"/>
        </w:rPr>
        <w:t>15 m</w:t>
      </w:r>
      <w:r>
        <w:rPr>
          <w:rFonts w:cstheme="minorHAnsi"/>
          <w:iCs w:val="0"/>
          <w:color w:val="000000" w:themeColor="text1"/>
          <w:sz w:val="22"/>
          <w:szCs w:val="22"/>
        </w:rPr>
        <w:t>eter</w:t>
      </w:r>
      <w:proofErr w:type="gramEnd"/>
      <w:r w:rsidRPr="0009620C">
        <w:rPr>
          <w:rFonts w:cstheme="minorHAnsi"/>
          <w:iCs w:val="0"/>
          <w:color w:val="000000" w:themeColor="text1"/>
          <w:sz w:val="22"/>
          <w:szCs w:val="22"/>
        </w:rPr>
        <w:t xml:space="preserve"> depth contours (below chart datum) at each of the 10 sites. </w:t>
      </w:r>
      <w:r>
        <w:rPr>
          <w:rFonts w:cstheme="minorHAnsi"/>
          <w:iCs w:val="0"/>
          <w:color w:val="000000" w:themeColor="text1"/>
          <w:sz w:val="22"/>
          <w:szCs w:val="22"/>
        </w:rPr>
        <w:t xml:space="preserve">Fish were counted and measured in a </w:t>
      </w:r>
      <w:proofErr w:type="gramStart"/>
      <w:r>
        <w:rPr>
          <w:rFonts w:cstheme="minorHAnsi"/>
          <w:iCs w:val="0"/>
          <w:color w:val="000000" w:themeColor="text1"/>
          <w:sz w:val="22"/>
          <w:szCs w:val="22"/>
        </w:rPr>
        <w:t>1 meter</w:t>
      </w:r>
      <w:proofErr w:type="gramEnd"/>
      <w:r w:rsidRPr="0009620C">
        <w:rPr>
          <w:rFonts w:cstheme="minorHAnsi"/>
          <w:iCs w:val="0"/>
          <w:color w:val="000000" w:themeColor="text1"/>
          <w:sz w:val="22"/>
          <w:szCs w:val="22"/>
        </w:rPr>
        <w:t xml:space="preserve"> </w:t>
      </w:r>
      <w:r>
        <w:rPr>
          <w:rFonts w:cstheme="minorHAnsi"/>
          <w:iCs w:val="0"/>
          <w:color w:val="000000" w:themeColor="text1"/>
          <w:sz w:val="22"/>
          <w:szCs w:val="22"/>
        </w:rPr>
        <w:t>width along the</w:t>
      </w:r>
      <w:r w:rsidRPr="0009620C">
        <w:rPr>
          <w:rFonts w:cstheme="minorHAnsi"/>
          <w:iCs w:val="0"/>
          <w:color w:val="000000" w:themeColor="text1"/>
          <w:sz w:val="22"/>
          <w:szCs w:val="22"/>
        </w:rPr>
        <w:t xml:space="preserve"> 20 m</w:t>
      </w:r>
      <w:r>
        <w:rPr>
          <w:rFonts w:cstheme="minorHAnsi"/>
          <w:iCs w:val="0"/>
          <w:color w:val="000000" w:themeColor="text1"/>
          <w:sz w:val="22"/>
          <w:szCs w:val="22"/>
        </w:rPr>
        <w:t>eter</w:t>
      </w:r>
      <w:r w:rsidRPr="0009620C">
        <w:rPr>
          <w:rFonts w:cstheme="minorHAnsi"/>
          <w:iCs w:val="0"/>
          <w:color w:val="000000" w:themeColor="text1"/>
          <w:sz w:val="22"/>
          <w:szCs w:val="22"/>
        </w:rPr>
        <w:t xml:space="preserve"> long transect (</w:t>
      </w:r>
      <w:r>
        <w:rPr>
          <w:rFonts w:cstheme="minorHAnsi"/>
          <w:iCs w:val="0"/>
          <w:color w:val="000000" w:themeColor="text1"/>
          <w:sz w:val="22"/>
          <w:szCs w:val="22"/>
        </w:rPr>
        <w:t xml:space="preserve">light </w:t>
      </w:r>
      <w:r w:rsidRPr="0009620C">
        <w:rPr>
          <w:rFonts w:cstheme="minorHAnsi"/>
          <w:iCs w:val="0"/>
          <w:color w:val="000000" w:themeColor="text1"/>
          <w:sz w:val="22"/>
          <w:szCs w:val="22"/>
        </w:rPr>
        <w:t>blue rectangle). Substrate characteristics were recorded in 1 m</w:t>
      </w:r>
      <w:r w:rsidRPr="0009620C">
        <w:rPr>
          <w:rFonts w:cstheme="minorHAnsi"/>
          <w:iCs w:val="0"/>
          <w:color w:val="000000" w:themeColor="text1"/>
          <w:sz w:val="22"/>
          <w:szCs w:val="22"/>
          <w:vertAlign w:val="superscript"/>
        </w:rPr>
        <w:t>2</w:t>
      </w:r>
      <w:r w:rsidRPr="0009620C">
        <w:rPr>
          <w:rFonts w:cstheme="minorHAnsi"/>
          <w:iCs w:val="0"/>
          <w:color w:val="000000" w:themeColor="text1"/>
          <w:sz w:val="22"/>
          <w:szCs w:val="22"/>
        </w:rPr>
        <w:t xml:space="preserve"> quadrats every 2 meters (10 quadrats per 20 m</w:t>
      </w:r>
      <w:r>
        <w:rPr>
          <w:rFonts w:cstheme="minorHAnsi"/>
          <w:iCs w:val="0"/>
          <w:color w:val="000000" w:themeColor="text1"/>
          <w:sz w:val="22"/>
          <w:szCs w:val="22"/>
        </w:rPr>
        <w:t>eter</w:t>
      </w:r>
      <w:r w:rsidRPr="0009620C">
        <w:rPr>
          <w:rFonts w:cstheme="minorHAnsi"/>
          <w:iCs w:val="0"/>
          <w:color w:val="000000" w:themeColor="text1"/>
          <w:sz w:val="22"/>
          <w:szCs w:val="22"/>
        </w:rPr>
        <w:t xml:space="preserve"> long transect, </w:t>
      </w:r>
      <w:r>
        <w:rPr>
          <w:rFonts w:cstheme="minorHAnsi"/>
          <w:iCs w:val="0"/>
          <w:color w:val="000000" w:themeColor="text1"/>
          <w:sz w:val="22"/>
          <w:szCs w:val="22"/>
        </w:rPr>
        <w:t>dark blue</w:t>
      </w:r>
      <w:r w:rsidRPr="0009620C">
        <w:rPr>
          <w:rFonts w:cstheme="minorHAnsi"/>
          <w:iCs w:val="0"/>
          <w:color w:val="000000" w:themeColor="text1"/>
          <w:sz w:val="22"/>
          <w:szCs w:val="22"/>
        </w:rPr>
        <w:t xml:space="preserve"> squares). Sites were surveyed </w:t>
      </w:r>
      <w:r>
        <w:rPr>
          <w:rFonts w:cstheme="minorHAnsi"/>
          <w:iCs w:val="0"/>
          <w:color w:val="000000" w:themeColor="text1"/>
          <w:sz w:val="22"/>
          <w:szCs w:val="22"/>
        </w:rPr>
        <w:t xml:space="preserve">multiple times </w:t>
      </w:r>
      <w:r w:rsidRPr="0009620C">
        <w:rPr>
          <w:rFonts w:cstheme="minorHAnsi"/>
          <w:iCs w:val="0"/>
          <w:color w:val="000000" w:themeColor="text1"/>
          <w:sz w:val="22"/>
          <w:szCs w:val="22"/>
        </w:rPr>
        <w:t xml:space="preserve">from October 2019 to March 2020 resulting in replicate transects at each depth. Current, temperature, and salinity data were continuously recorded at </w:t>
      </w:r>
      <w:proofErr w:type="gramStart"/>
      <w:r w:rsidRPr="0009620C">
        <w:rPr>
          <w:rFonts w:cstheme="minorHAnsi"/>
          <w:iCs w:val="0"/>
          <w:color w:val="000000" w:themeColor="text1"/>
          <w:sz w:val="22"/>
          <w:szCs w:val="22"/>
        </w:rPr>
        <w:t>10 m</w:t>
      </w:r>
      <w:r>
        <w:rPr>
          <w:rFonts w:cstheme="minorHAnsi"/>
          <w:iCs w:val="0"/>
          <w:color w:val="000000" w:themeColor="text1"/>
          <w:sz w:val="22"/>
          <w:szCs w:val="22"/>
        </w:rPr>
        <w:t>eter</w:t>
      </w:r>
      <w:proofErr w:type="gramEnd"/>
      <w:r w:rsidRPr="0009620C">
        <w:rPr>
          <w:rFonts w:cstheme="minorHAnsi"/>
          <w:iCs w:val="0"/>
          <w:color w:val="000000" w:themeColor="text1"/>
          <w:sz w:val="22"/>
          <w:szCs w:val="22"/>
        </w:rPr>
        <w:t xml:space="preserve"> depth from 16 December 2019 to 26 January 2020 using Tilt Current Meters from Lowell Instruments, LLC and</w:t>
      </w:r>
      <w:r>
        <w:rPr>
          <w:rFonts w:cstheme="minorHAnsi"/>
          <w:iCs w:val="0"/>
          <w:color w:val="000000" w:themeColor="text1"/>
          <w:sz w:val="22"/>
          <w:szCs w:val="22"/>
        </w:rPr>
        <w:t xml:space="preserve"> conductivity and</w:t>
      </w:r>
      <w:r w:rsidRPr="0009620C">
        <w:rPr>
          <w:rFonts w:cstheme="minorHAnsi"/>
          <w:iCs w:val="0"/>
          <w:color w:val="000000" w:themeColor="text1"/>
          <w:sz w:val="22"/>
          <w:szCs w:val="22"/>
        </w:rPr>
        <w:t xml:space="preserve"> temperature loggers from Star Oddi.</w:t>
      </w:r>
      <w:bookmarkEnd w:id="9"/>
      <w:bookmarkEnd w:id="10"/>
      <w:bookmarkEnd w:id="11"/>
      <w:bookmarkEnd w:id="12"/>
      <w:r w:rsidRPr="0009620C">
        <w:rPr>
          <w:rFonts w:cstheme="minorHAnsi"/>
          <w:iCs w:val="0"/>
          <w:color w:val="000000" w:themeColor="text1"/>
          <w:sz w:val="22"/>
          <w:szCs w:val="22"/>
        </w:rPr>
        <w:t xml:space="preserve"> </w:t>
      </w:r>
    </w:p>
    <w:p w14:paraId="100B3CBC" w14:textId="77777777" w:rsidR="006F61F9" w:rsidRPr="006F61F9" w:rsidRDefault="006F61F9" w:rsidP="006F61F9"/>
    <w:p w14:paraId="2E7DC98A" w14:textId="471DB79C" w:rsidR="00492DED" w:rsidRPr="00AD4BF5" w:rsidRDefault="00492DED" w:rsidP="00492DED">
      <w:pPr>
        <w:pStyle w:val="Heading2"/>
        <w:rPr>
          <w:rFonts w:asciiTheme="minorHAnsi" w:hAnsiTheme="minorHAnsi" w:cstheme="minorHAnsi"/>
          <w:color w:val="auto"/>
        </w:rPr>
      </w:pPr>
      <w:r w:rsidRPr="00AD4BF5">
        <w:rPr>
          <w:rFonts w:asciiTheme="minorHAnsi" w:hAnsiTheme="minorHAnsi" w:cstheme="minorHAnsi"/>
          <w:color w:val="auto"/>
        </w:rPr>
        <w:t>Results</w:t>
      </w:r>
      <w:bookmarkEnd w:id="1"/>
    </w:p>
    <w:p w14:paraId="2AA98974" w14:textId="77777777" w:rsidR="00492DED" w:rsidRPr="00EC720C" w:rsidRDefault="00492DED" w:rsidP="00492DED">
      <w:pPr>
        <w:rPr>
          <w:i/>
          <w:iCs/>
          <w:sz w:val="24"/>
          <w:szCs w:val="24"/>
        </w:rPr>
      </w:pPr>
      <w:r>
        <w:rPr>
          <w:i/>
          <w:iCs/>
          <w:sz w:val="24"/>
          <w:szCs w:val="24"/>
        </w:rPr>
        <w:t>Abiotic</w:t>
      </w:r>
      <w:r w:rsidRPr="00EC720C">
        <w:rPr>
          <w:i/>
          <w:iCs/>
          <w:sz w:val="24"/>
          <w:szCs w:val="24"/>
        </w:rPr>
        <w:t xml:space="preserve"> data analys</w:t>
      </w:r>
      <w:r>
        <w:rPr>
          <w:i/>
          <w:iCs/>
          <w:sz w:val="24"/>
          <w:szCs w:val="24"/>
        </w:rPr>
        <w:t>i</w:t>
      </w:r>
      <w:r w:rsidRPr="00EC720C">
        <w:rPr>
          <w:i/>
          <w:iCs/>
          <w:sz w:val="24"/>
          <w:szCs w:val="24"/>
        </w:rPr>
        <w:t>s</w:t>
      </w:r>
    </w:p>
    <w:p w14:paraId="450AE435" w14:textId="10409EFB" w:rsidR="00492DED" w:rsidRDefault="00492DED" w:rsidP="00492DED">
      <w:pPr>
        <w:ind w:firstLine="436"/>
        <w:rPr>
          <w:rFonts w:cstheme="minorHAnsi"/>
          <w:color w:val="000000" w:themeColor="text1"/>
        </w:rPr>
      </w:pPr>
      <w:r w:rsidRPr="00382B1D">
        <w:rPr>
          <w:rFonts w:cstheme="minorHAnsi"/>
          <w:color w:val="000000" w:themeColor="text1"/>
        </w:rPr>
        <w:tab/>
        <w:t xml:space="preserve">Daily maximum tidal current speeds measured at </w:t>
      </w:r>
      <w:proofErr w:type="gramStart"/>
      <w:r w:rsidRPr="00382B1D">
        <w:rPr>
          <w:rFonts w:cstheme="minorHAnsi"/>
          <w:color w:val="000000" w:themeColor="text1"/>
        </w:rPr>
        <w:t>10</w:t>
      </w:r>
      <w:r>
        <w:rPr>
          <w:rFonts w:cstheme="minorHAnsi"/>
          <w:color w:val="000000" w:themeColor="text1"/>
        </w:rPr>
        <w:t xml:space="preserve"> </w:t>
      </w:r>
      <w:r w:rsidRPr="00382B1D">
        <w:rPr>
          <w:rFonts w:cstheme="minorHAnsi"/>
          <w:color w:val="000000" w:themeColor="text1"/>
        </w:rPr>
        <w:t>m</w:t>
      </w:r>
      <w:r>
        <w:rPr>
          <w:rFonts w:cstheme="minorHAnsi"/>
          <w:color w:val="000000" w:themeColor="text1"/>
        </w:rPr>
        <w:t>eter</w:t>
      </w:r>
      <w:proofErr w:type="gramEnd"/>
      <w:r w:rsidRPr="00382B1D">
        <w:rPr>
          <w:rFonts w:cstheme="minorHAnsi"/>
          <w:color w:val="000000" w:themeColor="text1"/>
        </w:rPr>
        <w:t xml:space="preserve"> depth</w:t>
      </w:r>
      <w:r w:rsidR="00ED6006">
        <w:rPr>
          <w:rFonts w:cstheme="minorHAnsi"/>
          <w:color w:val="000000" w:themeColor="text1"/>
        </w:rPr>
        <w:t>s</w:t>
      </w:r>
      <w:r w:rsidRPr="00382B1D">
        <w:rPr>
          <w:rFonts w:cstheme="minorHAnsi"/>
          <w:color w:val="000000" w:themeColor="text1"/>
        </w:rPr>
        <w:t xml:space="preserve"> over the 41-day collection period (16 December 2019 to 26 January 2020) ranged from 1.81 cm/sec </w:t>
      </w:r>
      <w:r>
        <w:rPr>
          <w:rFonts w:cstheme="minorHAnsi"/>
          <w:color w:val="000000" w:themeColor="text1"/>
        </w:rPr>
        <w:t xml:space="preserve">to </w:t>
      </w:r>
      <w:r w:rsidRPr="00382B1D">
        <w:rPr>
          <w:rFonts w:cstheme="minorHAnsi"/>
          <w:color w:val="000000" w:themeColor="text1"/>
        </w:rPr>
        <w:t>118.50 cm/sec</w:t>
      </w:r>
      <w:r>
        <w:rPr>
          <w:rFonts w:cstheme="minorHAnsi"/>
          <w:color w:val="000000" w:themeColor="text1"/>
        </w:rPr>
        <w:t xml:space="preserve"> o</w:t>
      </w:r>
      <w:r w:rsidRPr="00382B1D">
        <w:rPr>
          <w:rFonts w:cstheme="minorHAnsi"/>
          <w:color w:val="000000" w:themeColor="text1"/>
        </w:rPr>
        <w:t xml:space="preserve">ver the 10 sites (Figure </w:t>
      </w:r>
      <w:r w:rsidR="006F61F9">
        <w:rPr>
          <w:rFonts w:cstheme="minorHAnsi"/>
          <w:color w:val="000000" w:themeColor="text1"/>
        </w:rPr>
        <w:t>3</w:t>
      </w:r>
      <w:r w:rsidRPr="00382B1D">
        <w:rPr>
          <w:rFonts w:cstheme="minorHAnsi"/>
          <w:color w:val="000000" w:themeColor="text1"/>
        </w:rPr>
        <w:t xml:space="preserve">). </w:t>
      </w:r>
      <w:r>
        <w:rPr>
          <w:rFonts w:cstheme="minorHAnsi"/>
          <w:color w:val="000000" w:themeColor="text1"/>
        </w:rPr>
        <w:t xml:space="preserve">The Tilt Current Meters can only record speeds up to 120 cm/sec but for them to reach this maximum speed they need to become completely horizontal, which is unlikely to occur since they are positively buoyant. We believe that current speeds at </w:t>
      </w:r>
      <w:proofErr w:type="spellStart"/>
      <w:r w:rsidRPr="00F85C92">
        <w:rPr>
          <w:rFonts w:cstheme="minorHAnsi"/>
          <w:color w:val="000000" w:themeColor="text1"/>
        </w:rPr>
        <w:t>S</w:t>
      </w:r>
      <w:r w:rsidRPr="00F85C92">
        <w:rPr>
          <w:rFonts w:cstheme="minorHAnsi"/>
          <w:color w:val="000000" w:themeColor="text1"/>
          <w:u w:val="single"/>
        </w:rPr>
        <w:t>k</w:t>
      </w:r>
      <w:r w:rsidRPr="00F85C92">
        <w:rPr>
          <w:rFonts w:cstheme="minorHAnsi"/>
          <w:color w:val="000000" w:themeColor="text1"/>
        </w:rPr>
        <w:t>tha</w:t>
      </w:r>
      <w:r w:rsidRPr="00F85C92">
        <w:rPr>
          <w:rFonts w:cstheme="minorHAnsi"/>
          <w:color w:val="000000" w:themeColor="text1"/>
          <w:u w:val="single"/>
        </w:rPr>
        <w:t>k</w:t>
      </w:r>
      <w:proofErr w:type="spellEnd"/>
      <w:r>
        <w:rPr>
          <w:rFonts w:cstheme="minorHAnsi"/>
          <w:color w:val="000000" w:themeColor="text1"/>
        </w:rPr>
        <w:t xml:space="preserve"> (</w:t>
      </w:r>
      <w:proofErr w:type="spellStart"/>
      <w:r>
        <w:rPr>
          <w:rFonts w:cstheme="minorHAnsi"/>
          <w:color w:val="000000" w:themeColor="text1"/>
        </w:rPr>
        <w:t>Porlier</w:t>
      </w:r>
      <w:proofErr w:type="spellEnd"/>
      <w:r>
        <w:rPr>
          <w:rFonts w:cstheme="minorHAnsi"/>
          <w:color w:val="000000" w:themeColor="text1"/>
        </w:rPr>
        <w:t xml:space="preserve"> Pass), </w:t>
      </w:r>
      <w:r>
        <w:rPr>
          <w:u w:val="single"/>
        </w:rPr>
        <w:t>X</w:t>
      </w:r>
      <w:r>
        <w:t>w</w:t>
      </w:r>
      <w:r>
        <w:rPr>
          <w:rFonts w:cstheme="minorHAnsi"/>
        </w:rPr>
        <w:t>é</w:t>
      </w:r>
      <w:r>
        <w:rPr>
          <w:u w:val="single"/>
        </w:rPr>
        <w:t>x</w:t>
      </w:r>
      <w:r>
        <w:t xml:space="preserve">i7es </w:t>
      </w:r>
      <w:r>
        <w:rPr>
          <w:rFonts w:cstheme="minorHAnsi"/>
          <w:color w:val="000000" w:themeColor="text1"/>
        </w:rPr>
        <w:t xml:space="preserve">(Grainger Point), and Burial Islet repeatedly exceeded this speed and therefore, the true </w:t>
      </w:r>
      <w:r w:rsidR="00ED6006">
        <w:rPr>
          <w:rFonts w:cstheme="minorHAnsi"/>
          <w:color w:val="000000" w:themeColor="text1"/>
        </w:rPr>
        <w:t>current speeds</w:t>
      </w:r>
      <w:r>
        <w:rPr>
          <w:rFonts w:cstheme="minorHAnsi"/>
          <w:color w:val="000000" w:themeColor="text1"/>
        </w:rPr>
        <w:t xml:space="preserve"> are </w:t>
      </w:r>
      <w:proofErr w:type="gramStart"/>
      <w:r>
        <w:rPr>
          <w:rFonts w:cstheme="minorHAnsi"/>
          <w:color w:val="000000" w:themeColor="text1"/>
        </w:rPr>
        <w:t>actually higher</w:t>
      </w:r>
      <w:proofErr w:type="gramEnd"/>
      <w:r>
        <w:rPr>
          <w:rFonts w:cstheme="minorHAnsi"/>
          <w:color w:val="000000" w:themeColor="text1"/>
        </w:rPr>
        <w:t xml:space="preserve">. </w:t>
      </w:r>
    </w:p>
    <w:p w14:paraId="4DE1A084" w14:textId="77777777" w:rsidR="00492DED" w:rsidRPr="00382B1D" w:rsidRDefault="00492DED" w:rsidP="00492DED">
      <w:pPr>
        <w:rPr>
          <w:rFonts w:cstheme="minorHAnsi"/>
          <w:color w:val="000000" w:themeColor="text1"/>
        </w:rPr>
      </w:pPr>
    </w:p>
    <w:p w14:paraId="63D7CAEE" w14:textId="77777777" w:rsidR="00492DED" w:rsidRPr="00382B1D" w:rsidRDefault="00492DED" w:rsidP="00492DED">
      <w:pPr>
        <w:keepNext/>
        <w:jc w:val="center"/>
        <w:rPr>
          <w:rFonts w:cstheme="minorHAnsi"/>
        </w:rPr>
      </w:pPr>
      <w:r w:rsidRPr="00382B1D">
        <w:rPr>
          <w:rFonts w:cstheme="minorHAnsi"/>
          <w:noProof/>
          <w:lang w:eastAsia="en-CA"/>
        </w:rPr>
        <w:lastRenderedPageBreak/>
        <w:drawing>
          <wp:inline distT="0" distB="0" distL="0" distR="0" wp14:anchorId="24CE4EA2" wp14:editId="19AB6D7A">
            <wp:extent cx="5154390" cy="28635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154390" cy="2863550"/>
                    </a:xfrm>
                    <a:prstGeom prst="rect">
                      <a:avLst/>
                    </a:prstGeom>
                  </pic:spPr>
                </pic:pic>
              </a:graphicData>
            </a:graphic>
          </wp:inline>
        </w:drawing>
      </w:r>
    </w:p>
    <w:p w14:paraId="68910AA3" w14:textId="4F9DACD2" w:rsidR="00492DED" w:rsidRDefault="00492DED" w:rsidP="00492DED">
      <w:pPr>
        <w:rPr>
          <w:rFonts w:cstheme="minorHAnsi"/>
        </w:rPr>
      </w:pPr>
      <w:r w:rsidRPr="0009620C">
        <w:rPr>
          <w:rFonts w:cstheme="minorHAnsi"/>
        </w:rPr>
        <w:t xml:space="preserve">Figure </w:t>
      </w:r>
      <w:r w:rsidR="006F61F9">
        <w:rPr>
          <w:rFonts w:cstheme="minorHAnsi"/>
        </w:rPr>
        <w:t>3</w:t>
      </w:r>
      <w:r w:rsidRPr="0009620C">
        <w:rPr>
          <w:rFonts w:cstheme="minorHAnsi"/>
        </w:rPr>
        <w:t>: Daily maximum current speeds at each site presented as boxplots, indicating the me</w:t>
      </w:r>
      <w:r>
        <w:rPr>
          <w:rFonts w:cstheme="minorHAnsi"/>
        </w:rPr>
        <w:t>di</w:t>
      </w:r>
      <w:r w:rsidRPr="0009620C">
        <w:rPr>
          <w:rFonts w:cstheme="minorHAnsi"/>
        </w:rPr>
        <w:t xml:space="preserve">an and quartiles with whiskers extending to 1.5 times the interquartile range. </w:t>
      </w:r>
    </w:p>
    <w:p w14:paraId="1F520AEC" w14:textId="22906E8C" w:rsidR="00492DED" w:rsidRPr="00CA6743" w:rsidRDefault="00492DED" w:rsidP="00492DED">
      <w:pPr>
        <w:ind w:firstLine="436"/>
        <w:rPr>
          <w:rFonts w:cstheme="minorHAnsi"/>
          <w:color w:val="000000" w:themeColor="text1"/>
        </w:rPr>
      </w:pPr>
      <w:commentRangeStart w:id="13"/>
      <w:commentRangeStart w:id="14"/>
      <w:r>
        <w:rPr>
          <w:rFonts w:cstheme="minorHAnsi"/>
          <w:color w:val="000000" w:themeColor="text1"/>
        </w:rPr>
        <w:t>Primary substrate type was similar over all sites and depths with rock substrates (bedrock, boulder, and cobble) comprising 89 - 97% of the transects. Gravel, sand, silt, mud, and shell hash substrates comprised the remaining 3-11% of transect primary substrate types.</w:t>
      </w:r>
      <w:commentRangeEnd w:id="13"/>
      <w:r w:rsidR="00ED6006">
        <w:rPr>
          <w:rStyle w:val="CommentReference"/>
          <w:rFonts w:ascii="Times New Roman" w:eastAsia="Times New Roman" w:hAnsi="Times New Roman" w:cs="Times New Roman"/>
        </w:rPr>
        <w:commentReference w:id="13"/>
      </w:r>
      <w:commentRangeEnd w:id="14"/>
      <w:r w:rsidR="008E33E5">
        <w:rPr>
          <w:rStyle w:val="CommentReference"/>
          <w:rFonts w:ascii="Times New Roman" w:eastAsia="Times New Roman" w:hAnsi="Times New Roman" w:cs="Times New Roman"/>
        </w:rPr>
        <w:commentReference w:id="14"/>
      </w:r>
    </w:p>
    <w:p w14:paraId="2979D54E" w14:textId="1A6FB0F0" w:rsidR="00492DED" w:rsidRPr="00DF58FC" w:rsidRDefault="00492DED" w:rsidP="00492DED">
      <w:pPr>
        <w:rPr>
          <w:i/>
          <w:iCs/>
          <w:sz w:val="24"/>
          <w:szCs w:val="24"/>
        </w:rPr>
      </w:pPr>
      <w:r w:rsidRPr="00DF58FC">
        <w:rPr>
          <w:i/>
          <w:iCs/>
          <w:sz w:val="24"/>
          <w:szCs w:val="24"/>
        </w:rPr>
        <w:t>Fish species richness, abundance, and biomass</w:t>
      </w:r>
      <w:r w:rsidR="008E33E5">
        <w:rPr>
          <w:i/>
          <w:iCs/>
          <w:sz w:val="24"/>
          <w:szCs w:val="24"/>
        </w:rPr>
        <w:t xml:space="preserve"> analyse</w:t>
      </w:r>
      <w:r w:rsidRPr="00DF58FC">
        <w:rPr>
          <w:i/>
          <w:iCs/>
          <w:sz w:val="24"/>
          <w:szCs w:val="24"/>
        </w:rPr>
        <w:t>s</w:t>
      </w:r>
    </w:p>
    <w:p w14:paraId="41F8D572" w14:textId="77777777" w:rsidR="00492DED" w:rsidRPr="00382B1D" w:rsidRDefault="00492DED" w:rsidP="00492DED">
      <w:pPr>
        <w:ind w:firstLine="436"/>
        <w:rPr>
          <w:rFonts w:cstheme="minorHAnsi"/>
          <w:color w:val="000000" w:themeColor="text1"/>
        </w:rPr>
      </w:pPr>
      <w:r w:rsidRPr="00382B1D">
        <w:rPr>
          <w:rFonts w:cstheme="minorHAnsi"/>
          <w:color w:val="000000" w:themeColor="text1"/>
        </w:rPr>
        <w:t xml:space="preserve">Across all sites and </w:t>
      </w:r>
      <w:proofErr w:type="gramStart"/>
      <w:r w:rsidRPr="00382B1D">
        <w:rPr>
          <w:rFonts w:cstheme="minorHAnsi"/>
          <w:color w:val="000000" w:themeColor="text1"/>
        </w:rPr>
        <w:t>depths</w:t>
      </w:r>
      <w:proofErr w:type="gramEnd"/>
      <w:r w:rsidRPr="00382B1D">
        <w:rPr>
          <w:rFonts w:cstheme="minorHAnsi"/>
          <w:color w:val="000000" w:themeColor="text1"/>
        </w:rPr>
        <w:t xml:space="preserve"> a total of 1,653 fish from 25 species were observed</w:t>
      </w:r>
      <w:r>
        <w:rPr>
          <w:rFonts w:cstheme="minorHAnsi"/>
          <w:color w:val="000000" w:themeColor="text1"/>
        </w:rPr>
        <w:t>,</w:t>
      </w:r>
      <w:r w:rsidRPr="00382B1D">
        <w:rPr>
          <w:rFonts w:cstheme="minorHAnsi"/>
          <w:color w:val="000000" w:themeColor="text1"/>
        </w:rPr>
        <w:t xml:space="preserve"> resulting in a biomass of 210.7 kg. Six species were only observed on </w:t>
      </w:r>
      <w:proofErr w:type="gramStart"/>
      <w:r w:rsidRPr="00382B1D">
        <w:rPr>
          <w:rFonts w:cstheme="minorHAnsi"/>
          <w:color w:val="000000" w:themeColor="text1"/>
        </w:rPr>
        <w:t>3 meter</w:t>
      </w:r>
      <w:proofErr w:type="gramEnd"/>
      <w:r w:rsidRPr="00382B1D">
        <w:rPr>
          <w:rFonts w:cstheme="minorHAnsi"/>
          <w:color w:val="000000" w:themeColor="text1"/>
        </w:rPr>
        <w:t xml:space="preserve"> depth transects and seven species were only observed on 15 meter depth transects</w:t>
      </w:r>
      <w:r>
        <w:rPr>
          <w:rFonts w:cstheme="minorHAnsi"/>
          <w:color w:val="000000" w:themeColor="text1"/>
        </w:rPr>
        <w:t xml:space="preserve"> (Appendix T1)</w:t>
      </w:r>
      <w:r w:rsidRPr="00382B1D">
        <w:rPr>
          <w:rFonts w:cstheme="minorHAnsi"/>
          <w:color w:val="000000" w:themeColor="text1"/>
        </w:rPr>
        <w:t>.</w:t>
      </w:r>
    </w:p>
    <w:p w14:paraId="02215487" w14:textId="5010B7C7" w:rsidR="00492DED" w:rsidRDefault="00492DED" w:rsidP="00492DED">
      <w:pPr>
        <w:keepNext/>
        <w:keepLines/>
        <w:tabs>
          <w:tab w:val="left" w:pos="1134"/>
        </w:tabs>
        <w:ind w:firstLine="436"/>
        <w:rPr>
          <w:rFonts w:cstheme="minorHAnsi"/>
          <w:color w:val="000000" w:themeColor="text1"/>
        </w:rPr>
      </w:pPr>
      <w:r>
        <w:rPr>
          <w:rFonts w:cstheme="minorHAnsi"/>
          <w:color w:val="000000" w:themeColor="text1"/>
        </w:rPr>
        <w:lastRenderedPageBreak/>
        <w:t xml:space="preserve">A total of 69 transects were completed and the number of replicate transects at each site and depth were not consistent due to logistical limitations (e.g., poor weather, currents, and/or visibility, or personnel and/or boat availability). </w:t>
      </w:r>
      <w:proofErr w:type="gramStart"/>
      <w:r>
        <w:rPr>
          <w:rFonts w:cstheme="minorHAnsi"/>
          <w:color w:val="000000" w:themeColor="text1"/>
        </w:rPr>
        <w:t>Individual</w:t>
      </w:r>
      <w:proofErr w:type="gramEnd"/>
      <w:r>
        <w:rPr>
          <w:rFonts w:cstheme="minorHAnsi"/>
          <w:color w:val="000000" w:themeColor="text1"/>
        </w:rPr>
        <w:t xml:space="preserve"> transect species richness, abundance, and biomass are displayed in Figure </w:t>
      </w:r>
      <w:r w:rsidR="006F61F9">
        <w:rPr>
          <w:rFonts w:cstheme="minorHAnsi"/>
          <w:color w:val="000000" w:themeColor="text1"/>
        </w:rPr>
        <w:t>4</w:t>
      </w:r>
      <w:r>
        <w:rPr>
          <w:rFonts w:cstheme="minorHAnsi"/>
          <w:color w:val="000000" w:themeColor="text1"/>
        </w:rPr>
        <w:t>.</w:t>
      </w:r>
    </w:p>
    <w:p w14:paraId="53B477EA" w14:textId="77777777" w:rsidR="00492DED" w:rsidRDefault="00492DED" w:rsidP="00492DED">
      <w:pPr>
        <w:keepNext/>
        <w:keepLines/>
        <w:ind w:left="284" w:firstLine="436"/>
      </w:pPr>
      <w:r>
        <w:rPr>
          <w:rFonts w:cstheme="minorHAnsi"/>
          <w:noProof/>
          <w:color w:val="000000" w:themeColor="text1"/>
        </w:rPr>
        <w:drawing>
          <wp:inline distT="0" distB="0" distL="0" distR="0" wp14:anchorId="6093A5E1" wp14:editId="1B4F8A4C">
            <wp:extent cx="5705959" cy="4075685"/>
            <wp:effectExtent l="0" t="0" r="952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05959" cy="4075685"/>
                    </a:xfrm>
                    <a:prstGeom prst="rect">
                      <a:avLst/>
                    </a:prstGeom>
                    <a:noFill/>
                    <a:ln>
                      <a:noFill/>
                    </a:ln>
                  </pic:spPr>
                </pic:pic>
              </a:graphicData>
            </a:graphic>
          </wp:inline>
        </w:drawing>
      </w:r>
    </w:p>
    <w:p w14:paraId="4D6920AE" w14:textId="0B6F1F5F" w:rsidR="00492DED" w:rsidRPr="001D054F" w:rsidRDefault="00492DED" w:rsidP="00492DED">
      <w:pPr>
        <w:pStyle w:val="Caption"/>
        <w:rPr>
          <w:rFonts w:cstheme="minorHAnsi"/>
          <w:iCs w:val="0"/>
          <w:color w:val="000000" w:themeColor="text1"/>
          <w:sz w:val="22"/>
          <w:szCs w:val="22"/>
        </w:rPr>
      </w:pPr>
      <w:bookmarkStart w:id="15" w:name="_Hlk69553300"/>
      <w:r w:rsidRPr="001D054F">
        <w:rPr>
          <w:rFonts w:cstheme="minorHAnsi"/>
          <w:iCs w:val="0"/>
          <w:color w:val="000000" w:themeColor="text1"/>
          <w:sz w:val="22"/>
          <w:szCs w:val="22"/>
        </w:rPr>
        <w:t xml:space="preserve">Figure </w:t>
      </w:r>
      <w:r w:rsidR="006F61F9">
        <w:rPr>
          <w:rFonts w:cstheme="minorHAnsi"/>
          <w:iCs w:val="0"/>
          <w:color w:val="000000" w:themeColor="text1"/>
          <w:sz w:val="22"/>
          <w:szCs w:val="22"/>
        </w:rPr>
        <w:t>4</w:t>
      </w:r>
      <w:r>
        <w:rPr>
          <w:rFonts w:cstheme="minorHAnsi"/>
          <w:iCs w:val="0"/>
          <w:color w:val="000000" w:themeColor="text1"/>
          <w:sz w:val="22"/>
          <w:szCs w:val="22"/>
        </w:rPr>
        <w:t>: Individual transect fish abundance and biomass</w:t>
      </w:r>
      <w:bookmarkEnd w:id="15"/>
      <w:r>
        <w:rPr>
          <w:rFonts w:cstheme="minorHAnsi"/>
          <w:iCs w:val="0"/>
          <w:color w:val="000000" w:themeColor="text1"/>
          <w:sz w:val="22"/>
          <w:szCs w:val="22"/>
        </w:rPr>
        <w:t xml:space="preserve"> at each site average daily maximum current speed. Grey shaded circles in the abundance plot (top) represent the transect species richness (via </w:t>
      </w:r>
      <w:r w:rsidR="00ED6006">
        <w:rPr>
          <w:rFonts w:cstheme="minorHAnsi"/>
          <w:iCs w:val="0"/>
          <w:color w:val="000000" w:themeColor="text1"/>
          <w:sz w:val="22"/>
          <w:szCs w:val="22"/>
        </w:rPr>
        <w:t>shade</w:t>
      </w:r>
      <w:r>
        <w:rPr>
          <w:rFonts w:cstheme="minorHAnsi"/>
          <w:iCs w:val="0"/>
          <w:color w:val="000000" w:themeColor="text1"/>
          <w:sz w:val="22"/>
          <w:szCs w:val="22"/>
        </w:rPr>
        <w:t xml:space="preserve">) and abundance (via vertical position), black circles in the biomass plot (bottom) represent transect biomass. The number of </w:t>
      </w:r>
      <w:proofErr w:type="gramStart"/>
      <w:r>
        <w:rPr>
          <w:rFonts w:cstheme="minorHAnsi"/>
          <w:iCs w:val="0"/>
          <w:color w:val="000000" w:themeColor="text1"/>
          <w:sz w:val="22"/>
          <w:szCs w:val="22"/>
        </w:rPr>
        <w:t>replicate</w:t>
      </w:r>
      <w:proofErr w:type="gramEnd"/>
      <w:r>
        <w:rPr>
          <w:rFonts w:cstheme="minorHAnsi"/>
          <w:iCs w:val="0"/>
          <w:color w:val="000000" w:themeColor="text1"/>
          <w:sz w:val="22"/>
          <w:szCs w:val="22"/>
        </w:rPr>
        <w:t xml:space="preserve"> transects at each site and depth were inconsistent due to site sampling logistic limitations.  </w:t>
      </w:r>
    </w:p>
    <w:p w14:paraId="5517876E" w14:textId="77777777" w:rsidR="00492DED" w:rsidRPr="00382B1D" w:rsidRDefault="00492DED" w:rsidP="00492DED">
      <w:pPr>
        <w:rPr>
          <w:rFonts w:cstheme="minorHAnsi"/>
        </w:rPr>
      </w:pPr>
      <w:r w:rsidRPr="00382B1D">
        <w:rPr>
          <w:rFonts w:cstheme="minorHAnsi"/>
          <w:b/>
          <w:bCs/>
        </w:rPr>
        <w:tab/>
      </w:r>
      <w:r w:rsidRPr="00382B1D">
        <w:rPr>
          <w:rFonts w:cstheme="minorHAnsi"/>
        </w:rPr>
        <w:t xml:space="preserve">Fish abundance and biomass values for each transect </w:t>
      </w:r>
      <w:r>
        <w:rPr>
          <w:rFonts w:cstheme="minorHAnsi"/>
        </w:rPr>
        <w:t>do not necessarily exhibit a positive relationship</w:t>
      </w:r>
      <w:r w:rsidRPr="00382B1D">
        <w:rPr>
          <w:rFonts w:cstheme="minorHAnsi"/>
        </w:rPr>
        <w:t xml:space="preserve"> since the species driving the abundance differences (</w:t>
      </w:r>
      <w:proofErr w:type="spellStart"/>
      <w:r w:rsidRPr="00382B1D">
        <w:rPr>
          <w:rFonts w:cstheme="minorHAnsi"/>
          <w:i/>
          <w:iCs/>
        </w:rPr>
        <w:t>Rhinogobiops</w:t>
      </w:r>
      <w:proofErr w:type="spellEnd"/>
      <w:r w:rsidRPr="00382B1D">
        <w:rPr>
          <w:rFonts w:cstheme="minorHAnsi"/>
          <w:i/>
          <w:iCs/>
        </w:rPr>
        <w:t> </w:t>
      </w:r>
      <w:proofErr w:type="spellStart"/>
      <w:r w:rsidRPr="00382B1D">
        <w:rPr>
          <w:rFonts w:cstheme="minorHAnsi"/>
          <w:i/>
          <w:iCs/>
        </w:rPr>
        <w:t>nicholsii</w:t>
      </w:r>
      <w:proofErr w:type="spellEnd"/>
      <w:r w:rsidRPr="00382B1D">
        <w:rPr>
          <w:rFonts w:cstheme="minorHAnsi"/>
          <w:i/>
          <w:iCs/>
        </w:rPr>
        <w:t xml:space="preserve">, </w:t>
      </w:r>
      <w:proofErr w:type="spellStart"/>
      <w:r w:rsidRPr="00382B1D">
        <w:rPr>
          <w:rFonts w:cstheme="minorHAnsi"/>
          <w:i/>
          <w:iCs/>
        </w:rPr>
        <w:t>Artedius</w:t>
      </w:r>
      <w:proofErr w:type="spellEnd"/>
      <w:r w:rsidRPr="00382B1D">
        <w:rPr>
          <w:rFonts w:cstheme="minorHAnsi"/>
          <w:i/>
          <w:iCs/>
        </w:rPr>
        <w:t> </w:t>
      </w:r>
      <w:proofErr w:type="spellStart"/>
      <w:r w:rsidRPr="00382B1D">
        <w:rPr>
          <w:rFonts w:cstheme="minorHAnsi"/>
          <w:i/>
          <w:iCs/>
        </w:rPr>
        <w:t>harringtoni</w:t>
      </w:r>
      <w:proofErr w:type="spellEnd"/>
      <w:r w:rsidRPr="00382B1D">
        <w:rPr>
          <w:rFonts w:cstheme="minorHAnsi"/>
        </w:rPr>
        <w:t xml:space="preserve"> and </w:t>
      </w:r>
      <w:proofErr w:type="spellStart"/>
      <w:r w:rsidRPr="00382B1D">
        <w:rPr>
          <w:rFonts w:cstheme="minorHAnsi"/>
          <w:i/>
          <w:iCs/>
        </w:rPr>
        <w:t>Jordania</w:t>
      </w:r>
      <w:proofErr w:type="spellEnd"/>
      <w:r w:rsidRPr="00382B1D">
        <w:rPr>
          <w:rFonts w:cstheme="minorHAnsi"/>
          <w:i/>
          <w:iCs/>
        </w:rPr>
        <w:t> </w:t>
      </w:r>
      <w:proofErr w:type="spellStart"/>
      <w:r w:rsidRPr="00382B1D">
        <w:rPr>
          <w:rFonts w:cstheme="minorHAnsi"/>
          <w:i/>
          <w:iCs/>
        </w:rPr>
        <w:t>zonope</w:t>
      </w:r>
      <w:proofErr w:type="spellEnd"/>
      <w:r w:rsidRPr="00382B1D">
        <w:rPr>
          <w:rFonts w:cstheme="minorHAnsi"/>
          <w:i/>
          <w:iCs/>
        </w:rPr>
        <w:t>)</w:t>
      </w:r>
      <w:r>
        <w:rPr>
          <w:rFonts w:cstheme="minorHAnsi"/>
          <w:i/>
          <w:iCs/>
        </w:rPr>
        <w:t xml:space="preserve"> </w:t>
      </w:r>
      <w:r w:rsidRPr="00382B1D">
        <w:rPr>
          <w:rFonts w:cstheme="minorHAnsi"/>
        </w:rPr>
        <w:t>have a maximum length of 15 cm or less</w:t>
      </w:r>
      <w:r>
        <w:rPr>
          <w:rFonts w:cstheme="minorHAnsi"/>
          <w:i/>
          <w:iCs/>
        </w:rPr>
        <w:t>,</w:t>
      </w:r>
      <w:r w:rsidRPr="00382B1D">
        <w:rPr>
          <w:rFonts w:cstheme="minorHAnsi"/>
        </w:rPr>
        <w:t xml:space="preserve"> whereas the species driving the biomass differences can reach lengths up to 61 cm for </w:t>
      </w:r>
      <w:proofErr w:type="spellStart"/>
      <w:r w:rsidRPr="00382B1D">
        <w:rPr>
          <w:rFonts w:cstheme="minorHAnsi"/>
          <w:i/>
          <w:iCs/>
        </w:rPr>
        <w:t>Hexagrammos</w:t>
      </w:r>
      <w:proofErr w:type="spellEnd"/>
      <w:r w:rsidRPr="00382B1D">
        <w:rPr>
          <w:rFonts w:cstheme="minorHAnsi"/>
          <w:i/>
          <w:iCs/>
        </w:rPr>
        <w:t xml:space="preserve"> </w:t>
      </w:r>
      <w:proofErr w:type="spellStart"/>
      <w:r w:rsidRPr="00382B1D">
        <w:rPr>
          <w:rFonts w:cstheme="minorHAnsi"/>
          <w:i/>
          <w:iCs/>
        </w:rPr>
        <w:t>decagrammus</w:t>
      </w:r>
      <w:proofErr w:type="spellEnd"/>
      <w:r w:rsidRPr="00382B1D">
        <w:rPr>
          <w:rFonts w:cstheme="minorHAnsi"/>
        </w:rPr>
        <w:t xml:space="preserve"> or 152 cm for </w:t>
      </w:r>
      <w:r w:rsidRPr="00382B1D">
        <w:rPr>
          <w:rFonts w:cstheme="minorHAnsi"/>
          <w:i/>
          <w:iCs/>
        </w:rPr>
        <w:t>Ophiodon elongatus</w:t>
      </w:r>
      <w:r w:rsidRPr="00382B1D">
        <w:rPr>
          <w:rFonts w:cstheme="minorHAnsi"/>
        </w:rPr>
        <w:t>.</w:t>
      </w:r>
    </w:p>
    <w:p w14:paraId="3786DF48" w14:textId="793E5F73" w:rsidR="00492DED" w:rsidDel="00ED6006" w:rsidRDefault="00492DED" w:rsidP="00ED6006">
      <w:pPr>
        <w:rPr>
          <w:del w:id="16" w:author="Jill Campbell" w:date="2021-07-13T15:15:00Z"/>
          <w:rFonts w:cstheme="minorHAnsi"/>
        </w:rPr>
      </w:pPr>
      <w:bookmarkStart w:id="17" w:name="_Hlk47103822"/>
      <w:r w:rsidRPr="00382B1D">
        <w:rPr>
          <w:rFonts w:cstheme="minorHAnsi"/>
        </w:rPr>
        <w:tab/>
      </w:r>
      <w:del w:id="18" w:author="Jill Campbell" w:date="2021-07-13T15:15:00Z">
        <w:r w:rsidDel="00ED6006">
          <w:rPr>
            <w:rFonts w:cstheme="minorHAnsi"/>
          </w:rPr>
          <w:delText>The two explanatory variables tested in the linear mixed effect models to estimate fish abundance were Max Current (</w:delText>
        </w:r>
        <w:r w:rsidRPr="00382B1D" w:rsidDel="00ED6006">
          <w:rPr>
            <w:rFonts w:cstheme="minorHAnsi"/>
          </w:rPr>
          <w:delText>mean daily maximum current speed</w:delText>
        </w:r>
        <w:r w:rsidDel="00ED6006">
          <w:rPr>
            <w:rFonts w:cstheme="minorHAnsi"/>
          </w:rPr>
          <w:delText xml:space="preserve">) and Transect Depth. The raw abundance data were plotted against these two variables to observe how fish abundance varied with these explanatory variables (Figure 14). </w:delText>
        </w:r>
      </w:del>
    </w:p>
    <w:p w14:paraId="4C30A5A6" w14:textId="3EA2A6F8" w:rsidR="00492DED" w:rsidDel="00ED6006" w:rsidRDefault="00492DED" w:rsidP="00ED6006">
      <w:pPr>
        <w:rPr>
          <w:del w:id="19" w:author="Jill Campbell" w:date="2021-07-13T15:15:00Z"/>
        </w:rPr>
      </w:pPr>
      <w:del w:id="20" w:author="Jill Campbell" w:date="2021-07-13T15:15:00Z">
        <w:r w:rsidDel="00ED6006">
          <w:rPr>
            <w:rFonts w:cstheme="minorHAnsi"/>
            <w:noProof/>
          </w:rPr>
          <w:lastRenderedPageBreak/>
          <w:drawing>
            <wp:inline distT="0" distB="0" distL="0" distR="0" wp14:anchorId="55794C1E" wp14:editId="2969F1D1">
              <wp:extent cx="5851148" cy="23469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862148" cy="2351372"/>
                      </a:xfrm>
                      <a:prstGeom prst="rect">
                        <a:avLst/>
                      </a:prstGeom>
                      <a:noFill/>
                      <a:ln>
                        <a:noFill/>
                      </a:ln>
                    </pic:spPr>
                  </pic:pic>
                </a:graphicData>
              </a:graphic>
            </wp:inline>
          </w:drawing>
        </w:r>
      </w:del>
    </w:p>
    <w:p w14:paraId="014FAFA5" w14:textId="11B91101" w:rsidR="00492DED" w:rsidRPr="00596874" w:rsidDel="00ED6006" w:rsidRDefault="00492DED" w:rsidP="00ED6006">
      <w:pPr>
        <w:rPr>
          <w:del w:id="21" w:author="Jill Campbell" w:date="2021-07-13T15:15:00Z"/>
          <w:rFonts w:cstheme="minorHAnsi"/>
          <w:iCs/>
        </w:rPr>
      </w:pPr>
      <w:del w:id="22" w:author="Jill Campbell" w:date="2021-07-13T15:15:00Z">
        <w:r w:rsidRPr="00596874" w:rsidDel="00ED6006">
          <w:rPr>
            <w:rFonts w:cstheme="minorHAnsi"/>
          </w:rPr>
          <w:delText xml:space="preserve">Figure </w:delText>
        </w:r>
        <w:r w:rsidDel="00ED6006">
          <w:rPr>
            <w:rFonts w:cstheme="minorHAnsi"/>
          </w:rPr>
          <w:delText xml:space="preserve">14: </w:delText>
        </w:r>
        <w:bookmarkStart w:id="23" w:name="_Hlk69992412"/>
        <w:r w:rsidDel="00ED6006">
          <w:rPr>
            <w:rFonts w:cstheme="minorHAnsi"/>
          </w:rPr>
          <w:delText>Fish abundance on each transect as compared to site average daily maximum current speed (left panel) and transect depth (right panel).</w:delText>
        </w:r>
        <w:bookmarkEnd w:id="23"/>
      </w:del>
    </w:p>
    <w:p w14:paraId="6911F45A" w14:textId="0B6A5258" w:rsidR="00492DED" w:rsidRPr="00382B1D" w:rsidDel="00ED6006" w:rsidRDefault="00492DED" w:rsidP="00ED6006">
      <w:pPr>
        <w:rPr>
          <w:del w:id="24" w:author="Jill Campbell" w:date="2021-07-13T15:15:00Z"/>
          <w:rFonts w:cstheme="minorHAnsi"/>
        </w:rPr>
      </w:pPr>
      <w:del w:id="25" w:author="Jill Campbell" w:date="2021-07-13T15:15:00Z">
        <w:r w:rsidRPr="00382B1D" w:rsidDel="00ED6006">
          <w:rPr>
            <w:rFonts w:cstheme="minorHAnsi"/>
          </w:rPr>
          <w:delText xml:space="preserve">The top linear mixed effect model for estimating fish abundance was the </w:delText>
        </w:r>
        <w:r w:rsidDel="00ED6006">
          <w:rPr>
            <w:rFonts w:cstheme="minorHAnsi"/>
          </w:rPr>
          <w:delText>Transect D</w:delText>
        </w:r>
        <w:r w:rsidRPr="00382B1D" w:rsidDel="00ED6006">
          <w:rPr>
            <w:rFonts w:cstheme="minorHAnsi"/>
          </w:rPr>
          <w:delText>epth model (Equation 2; Table 2)</w:delText>
        </w:r>
        <w:r w:rsidDel="00ED6006">
          <w:rPr>
            <w:rFonts w:cstheme="minorHAnsi"/>
          </w:rPr>
          <w:delText xml:space="preserve"> as indicated by the low AIC score</w:delText>
        </w:r>
        <w:r w:rsidRPr="00382B1D" w:rsidDel="00ED6006">
          <w:rPr>
            <w:rFonts w:cstheme="minorHAnsi"/>
          </w:rPr>
          <w:delText xml:space="preserve">. </w:delText>
        </w:r>
        <w:r w:rsidDel="00ED6006">
          <w:rPr>
            <w:rFonts w:cstheme="minorHAnsi"/>
          </w:rPr>
          <w:delText xml:space="preserve">The three other models tested had AIC scores of between 5.4 to 33.8 points higher. </w:delText>
        </w:r>
        <w:r w:rsidDel="00ED6006">
          <w:rPr>
            <w:rFonts w:eastAsia="Calibri" w:cstheme="minorHAnsi"/>
          </w:rPr>
          <w:delText xml:space="preserve">The model residuals showed some positive skew as demonstrated by a Pearson residuals vs fitted plot and a Q-Q plot (Figure 15), indicating that the model may be overpredicting fish abundance on the 15 meter depth transects. </w:delText>
        </w:r>
        <w:r w:rsidRPr="00382B1D" w:rsidDel="00ED6006">
          <w:rPr>
            <w:rFonts w:cstheme="minorHAnsi"/>
          </w:rPr>
          <w:delText xml:space="preserve">Mean fish abundance was </w:delText>
        </w:r>
        <w:r w:rsidDel="00ED6006">
          <w:rPr>
            <w:rFonts w:cstheme="minorHAnsi"/>
          </w:rPr>
          <w:delText xml:space="preserve">more than twice as </w:delText>
        </w:r>
        <w:r w:rsidRPr="00382B1D" w:rsidDel="00ED6006">
          <w:rPr>
            <w:rFonts w:cstheme="minorHAnsi"/>
          </w:rPr>
          <w:delText>high</w:delText>
        </w:r>
        <w:r w:rsidDel="00ED6006">
          <w:rPr>
            <w:rFonts w:cstheme="minorHAnsi"/>
          </w:rPr>
          <w:delText xml:space="preserve"> (19.64 fish on average)</w:delText>
        </w:r>
        <w:r w:rsidRPr="00382B1D" w:rsidDel="00ED6006">
          <w:rPr>
            <w:rFonts w:cstheme="minorHAnsi"/>
          </w:rPr>
          <w:delText xml:space="preserve"> at 15 meter depth transects than the 3 meter depth transects (3</w:delText>
        </w:r>
        <w:r w:rsidDel="00ED6006">
          <w:rPr>
            <w:rFonts w:cstheme="minorHAnsi"/>
          </w:rPr>
          <w:delText xml:space="preserve"> </w:delText>
        </w:r>
        <w:r w:rsidRPr="00382B1D" w:rsidDel="00ED6006">
          <w:rPr>
            <w:rFonts w:cstheme="minorHAnsi"/>
          </w:rPr>
          <w:delText>m</w:delText>
        </w:r>
        <w:r w:rsidDel="00ED6006">
          <w:rPr>
            <w:rFonts w:cstheme="minorHAnsi"/>
          </w:rPr>
          <w:delText>eter</w:delText>
        </w:r>
        <w:r w:rsidRPr="00382B1D" w:rsidDel="00ED6006">
          <w:rPr>
            <w:rFonts w:cstheme="minorHAnsi"/>
          </w:rPr>
          <w:delText xml:space="preserve"> mean fish abundance: 14.10 ± 5.4 fish; 15</w:delText>
        </w:r>
        <w:r w:rsidDel="00ED6006">
          <w:rPr>
            <w:rFonts w:cstheme="minorHAnsi"/>
          </w:rPr>
          <w:delText xml:space="preserve"> </w:delText>
        </w:r>
        <w:r w:rsidRPr="00382B1D" w:rsidDel="00ED6006">
          <w:rPr>
            <w:rFonts w:cstheme="minorHAnsi"/>
          </w:rPr>
          <w:delText>m</w:delText>
        </w:r>
        <w:r w:rsidDel="00ED6006">
          <w:rPr>
            <w:rFonts w:cstheme="minorHAnsi"/>
          </w:rPr>
          <w:delText>eter</w:delText>
        </w:r>
        <w:r w:rsidRPr="00382B1D" w:rsidDel="00ED6006">
          <w:rPr>
            <w:rFonts w:cstheme="minorHAnsi"/>
          </w:rPr>
          <w:delText xml:space="preserve"> mean fish abundance: 33.74 ± 6.9 fish, Figure </w:delText>
        </w:r>
        <w:r w:rsidDel="00ED6006">
          <w:rPr>
            <w:rFonts w:cstheme="minorHAnsi"/>
          </w:rPr>
          <w:delText>16</w:delText>
        </w:r>
        <w:r w:rsidRPr="00382B1D" w:rsidDel="00ED6006">
          <w:rPr>
            <w:rFonts w:cstheme="minorHAnsi"/>
          </w:rPr>
          <w:delText xml:space="preserve">). </w:delText>
        </w:r>
      </w:del>
    </w:p>
    <w:p w14:paraId="70D80F5D" w14:textId="78864742" w:rsidR="00492DED" w:rsidRPr="00382B1D" w:rsidDel="00ED6006" w:rsidRDefault="00492DED" w:rsidP="00ED6006">
      <w:pPr>
        <w:rPr>
          <w:del w:id="26" w:author="Jill Campbell" w:date="2021-07-13T15:15:00Z"/>
          <w:rFonts w:cstheme="minorHAnsi"/>
        </w:rPr>
      </w:pPr>
      <m:oMathPara>
        <m:oMath>
          <m:r>
            <w:del w:id="27" w:author="Jill Campbell" w:date="2021-07-13T15:15:00Z">
              <m:rPr>
                <m:sty m:val="p"/>
              </m:rPr>
              <w:rPr>
                <w:rFonts w:ascii="Cambria Math" w:eastAsia="Calibri" w:hAnsi="Cambria Math" w:cstheme="minorHAnsi"/>
              </w:rPr>
              <m:t>Abundance</m:t>
            </w:del>
          </m:r>
          <m:r>
            <w:del w:id="28" w:author="Jill Campbell" w:date="2021-07-13T15:15:00Z">
              <w:rPr>
                <w:rFonts w:ascii="Cambria Math" w:eastAsia="Calibri" w:hAnsi="Cambria Math" w:cstheme="minorHAnsi"/>
              </w:rPr>
              <m:t xml:space="preserve">=14.105 + </m:t>
            </w:del>
          </m:r>
          <m:d>
            <m:dPr>
              <m:ctrlPr>
                <w:del w:id="29" w:author="Jill Campbell" w:date="2021-07-13T15:15:00Z">
                  <w:rPr>
                    <w:rFonts w:ascii="Cambria Math" w:eastAsia="Calibri" w:hAnsi="Cambria Math" w:cstheme="minorHAnsi"/>
                    <w:i/>
                  </w:rPr>
                </w:del>
              </m:ctrlPr>
            </m:dPr>
            <m:e>
              <m:r>
                <w:del w:id="30" w:author="Jill Campbell" w:date="2021-07-13T15:15:00Z">
                  <w:rPr>
                    <w:rFonts w:ascii="Cambria Math" w:eastAsia="Calibri" w:hAnsi="Cambria Math" w:cstheme="minorHAnsi"/>
                  </w:rPr>
                  <m:t>19.636* TransectDepth</m:t>
                </w:del>
              </m:r>
            </m:e>
          </m:d>
          <m:r>
            <w:del w:id="31" w:author="Jill Campbell" w:date="2021-07-13T15:15:00Z">
              <w:rPr>
                <w:rFonts w:ascii="Cambria Math" w:hAnsi="Cambria Math" w:cstheme="minorHAnsi"/>
              </w:rPr>
              <m:t>+(1|Site)</m:t>
            </w:del>
          </m:r>
        </m:oMath>
      </m:oMathPara>
    </w:p>
    <w:p w14:paraId="2BD252F4" w14:textId="1212EC1F" w:rsidR="00492DED" w:rsidRPr="0009620C" w:rsidDel="00ED6006" w:rsidRDefault="00492DED" w:rsidP="00ED6006">
      <w:pPr>
        <w:rPr>
          <w:del w:id="32" w:author="Jill Campbell" w:date="2021-07-13T15:15:00Z"/>
          <w:rFonts w:cstheme="minorHAnsi"/>
        </w:rPr>
      </w:pPr>
      <w:del w:id="33" w:author="Jill Campbell" w:date="2021-07-13T15:15:00Z">
        <w:r w:rsidRPr="0009620C" w:rsidDel="00ED6006">
          <w:rPr>
            <w:rFonts w:cstheme="minorHAnsi"/>
          </w:rPr>
          <w:delText>(Equation 2)</w:delText>
        </w:r>
      </w:del>
    </w:p>
    <w:p w14:paraId="3EC53155" w14:textId="03C596E8" w:rsidR="00492DED" w:rsidRPr="0009620C" w:rsidDel="00ED6006" w:rsidRDefault="00492DED" w:rsidP="00ED6006">
      <w:pPr>
        <w:rPr>
          <w:del w:id="34" w:author="Jill Campbell" w:date="2021-07-13T15:15:00Z"/>
          <w:rFonts w:eastAsia="Calibri" w:cstheme="minorHAnsi"/>
          <w:iCs/>
        </w:rPr>
      </w:pPr>
      <w:del w:id="35" w:author="Jill Campbell" w:date="2021-07-13T15:15:00Z">
        <w:r w:rsidRPr="0009620C" w:rsidDel="00ED6006">
          <w:rPr>
            <w:rFonts w:eastAsia="Calibri" w:cstheme="minorHAnsi"/>
            <w:iCs/>
          </w:rPr>
          <w:delText>Table 2: Results of model selection for four candidate models of fish abundance</w:delText>
        </w:r>
        <w:r w:rsidDel="00ED6006">
          <w:rPr>
            <w:rFonts w:eastAsia="Calibri" w:cstheme="minorHAnsi"/>
            <w:iCs/>
          </w:rPr>
          <w:delText>.</w:delText>
        </w:r>
      </w:del>
    </w:p>
    <w:tbl>
      <w:tblPr>
        <w:tblStyle w:val="TableGrid"/>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1878"/>
        <w:gridCol w:w="1403"/>
        <w:gridCol w:w="718"/>
        <w:gridCol w:w="638"/>
        <w:gridCol w:w="865"/>
      </w:tblGrid>
      <w:tr w:rsidR="00492DED" w:rsidRPr="00382B1D" w:rsidDel="00ED6006" w14:paraId="7B3D11B9" w14:textId="3EF19F56" w:rsidTr="00C35189">
        <w:trPr>
          <w:jc w:val="center"/>
          <w:del w:id="36" w:author="Jill Campbell" w:date="2021-07-13T15:15:00Z"/>
        </w:trPr>
        <w:tc>
          <w:tcPr>
            <w:tcW w:w="0" w:type="auto"/>
            <w:tcBorders>
              <w:top w:val="single" w:sz="12" w:space="0" w:color="auto"/>
              <w:left w:val="nil"/>
              <w:bottom w:val="single" w:sz="4" w:space="0" w:color="auto"/>
              <w:right w:val="nil"/>
            </w:tcBorders>
          </w:tcPr>
          <w:p w14:paraId="2E0269CA" w14:textId="4E3B0724" w:rsidR="00492DED" w:rsidRPr="00382B1D" w:rsidDel="00ED6006" w:rsidRDefault="00492DED">
            <w:pPr>
              <w:rPr>
                <w:del w:id="37" w:author="Jill Campbell" w:date="2021-07-13T15:15:00Z"/>
                <w:rFonts w:cstheme="minorHAnsi"/>
              </w:rPr>
              <w:pPrChange w:id="38" w:author="Jill Campbell" w:date="2021-07-13T15:15:00Z">
                <w:pPr>
                  <w:keepNext/>
                  <w:keepLines/>
                  <w:jc w:val="center"/>
                </w:pPr>
              </w:pPrChange>
            </w:pPr>
          </w:p>
        </w:tc>
        <w:tc>
          <w:tcPr>
            <w:tcW w:w="0" w:type="auto"/>
            <w:tcBorders>
              <w:top w:val="single" w:sz="12" w:space="0" w:color="auto"/>
              <w:left w:val="nil"/>
              <w:bottom w:val="single" w:sz="4" w:space="0" w:color="auto"/>
              <w:right w:val="nil"/>
            </w:tcBorders>
            <w:hideMark/>
          </w:tcPr>
          <w:p w14:paraId="2DA1310B" w14:textId="5F1DB2D4" w:rsidR="00492DED" w:rsidRPr="00382B1D" w:rsidDel="00ED6006" w:rsidRDefault="00492DED">
            <w:pPr>
              <w:rPr>
                <w:del w:id="39" w:author="Jill Campbell" w:date="2021-07-13T15:15:00Z"/>
                <w:rFonts w:cstheme="minorHAnsi"/>
                <w:bdr w:val="none" w:sz="0" w:space="0" w:color="auto" w:frame="1"/>
                <w:lang w:eastAsia="en-CA"/>
              </w:rPr>
              <w:pPrChange w:id="40" w:author="Jill Campbell" w:date="2021-07-13T15:15:00Z">
                <w:pPr>
                  <w:keepNext/>
                  <w:keepLines/>
                  <w:jc w:val="center"/>
                </w:pPr>
              </w:pPrChange>
            </w:pPr>
            <w:del w:id="41" w:author="Jill Campbell" w:date="2021-07-13T15:15:00Z">
              <w:r w:rsidRPr="00382B1D" w:rsidDel="00ED6006">
                <w:rPr>
                  <w:rFonts w:cstheme="minorHAnsi"/>
                  <w:bdr w:val="none" w:sz="0" w:space="0" w:color="auto" w:frame="1"/>
                  <w:lang w:eastAsia="en-CA"/>
                </w:rPr>
                <w:delText>Model Parameters</w:delText>
              </w:r>
            </w:del>
          </w:p>
        </w:tc>
        <w:tc>
          <w:tcPr>
            <w:tcW w:w="0" w:type="auto"/>
            <w:tcBorders>
              <w:top w:val="single" w:sz="12" w:space="0" w:color="auto"/>
              <w:left w:val="nil"/>
              <w:bottom w:val="single" w:sz="4" w:space="0" w:color="auto"/>
              <w:right w:val="nil"/>
            </w:tcBorders>
            <w:hideMark/>
          </w:tcPr>
          <w:p w14:paraId="1BE3317D" w14:textId="025B2DB1" w:rsidR="00492DED" w:rsidRPr="00382B1D" w:rsidDel="00ED6006" w:rsidRDefault="00492DED">
            <w:pPr>
              <w:rPr>
                <w:del w:id="42" w:author="Jill Campbell" w:date="2021-07-13T15:15:00Z"/>
                <w:rFonts w:cstheme="minorHAnsi"/>
              </w:rPr>
              <w:pPrChange w:id="43" w:author="Jill Campbell" w:date="2021-07-13T15:15:00Z">
                <w:pPr>
                  <w:keepNext/>
                  <w:keepLines/>
                  <w:jc w:val="center"/>
                </w:pPr>
              </w:pPrChange>
            </w:pPr>
            <w:del w:id="44" w:author="Jill Campbell" w:date="2021-07-13T15:15:00Z">
              <w:r w:rsidRPr="00382B1D" w:rsidDel="00ED6006">
                <w:rPr>
                  <w:rFonts w:cstheme="minorHAnsi"/>
                  <w:bdr w:val="none" w:sz="0" w:space="0" w:color="auto" w:frame="1"/>
                  <w:lang w:eastAsia="en-CA"/>
                </w:rPr>
                <w:delText>logLikelihood</w:delText>
              </w:r>
            </w:del>
          </w:p>
        </w:tc>
        <w:tc>
          <w:tcPr>
            <w:tcW w:w="0" w:type="auto"/>
            <w:tcBorders>
              <w:top w:val="single" w:sz="12" w:space="0" w:color="auto"/>
              <w:left w:val="nil"/>
              <w:bottom w:val="single" w:sz="4" w:space="0" w:color="auto"/>
              <w:right w:val="nil"/>
            </w:tcBorders>
            <w:hideMark/>
          </w:tcPr>
          <w:p w14:paraId="75EE4E9D" w14:textId="07DACC08" w:rsidR="00492DED" w:rsidRPr="00382B1D" w:rsidDel="00ED6006" w:rsidRDefault="00492DED">
            <w:pPr>
              <w:rPr>
                <w:del w:id="45" w:author="Jill Campbell" w:date="2021-07-13T15:15:00Z"/>
                <w:rFonts w:cstheme="minorHAnsi"/>
                <w:i/>
                <w:iCs/>
              </w:rPr>
              <w:pPrChange w:id="46" w:author="Jill Campbell" w:date="2021-07-13T15:15:00Z">
                <w:pPr>
                  <w:keepNext/>
                  <w:keepLines/>
                  <w:jc w:val="center"/>
                </w:pPr>
              </w:pPrChange>
            </w:pPr>
            <w:del w:id="47" w:author="Jill Campbell" w:date="2021-07-13T15:15:00Z">
              <w:r w:rsidRPr="00382B1D" w:rsidDel="00ED6006">
                <w:rPr>
                  <w:rFonts w:cstheme="minorHAnsi"/>
                  <w:i/>
                  <w:iCs/>
                  <w:bdr w:val="none" w:sz="0" w:space="0" w:color="auto" w:frame="1"/>
                  <w:lang w:eastAsia="en-CA"/>
                </w:rPr>
                <w:delText>AIC</w:delText>
              </w:r>
            </w:del>
          </w:p>
        </w:tc>
        <w:tc>
          <w:tcPr>
            <w:tcW w:w="0" w:type="auto"/>
            <w:tcBorders>
              <w:top w:val="single" w:sz="12" w:space="0" w:color="auto"/>
              <w:left w:val="nil"/>
              <w:bottom w:val="single" w:sz="4" w:space="0" w:color="auto"/>
              <w:right w:val="nil"/>
            </w:tcBorders>
            <w:hideMark/>
          </w:tcPr>
          <w:p w14:paraId="524AE4CE" w14:textId="334BCF48" w:rsidR="00492DED" w:rsidRPr="00382B1D" w:rsidDel="00ED6006" w:rsidRDefault="00492DED">
            <w:pPr>
              <w:rPr>
                <w:del w:id="48" w:author="Jill Campbell" w:date="2021-07-13T15:15:00Z"/>
                <w:rFonts w:cstheme="minorHAnsi"/>
              </w:rPr>
              <w:pPrChange w:id="49" w:author="Jill Campbell" w:date="2021-07-13T15:15:00Z">
                <w:pPr>
                  <w:keepNext/>
                  <w:keepLines/>
                  <w:jc w:val="center"/>
                </w:pPr>
              </w:pPrChange>
            </w:pPr>
            <w:del w:id="50" w:author="Jill Campbell" w:date="2021-07-13T15:15:00Z">
              <w:r w:rsidRPr="00382B1D" w:rsidDel="00ED6006">
                <w:rPr>
                  <w:rFonts w:cstheme="minorHAnsi"/>
                  <w:bdr w:val="none" w:sz="0" w:space="0" w:color="auto" w:frame="1"/>
                  <w:lang w:eastAsia="en-CA"/>
                </w:rPr>
                <w:delText>Δ</w:delText>
              </w:r>
              <w:r w:rsidRPr="00382B1D" w:rsidDel="00ED6006">
                <w:rPr>
                  <w:rFonts w:cstheme="minorHAnsi"/>
                  <w:i/>
                  <w:iCs/>
                  <w:bdr w:val="none" w:sz="0" w:space="0" w:color="auto" w:frame="1"/>
                  <w:lang w:eastAsia="en-CA"/>
                </w:rPr>
                <w:delText>AIC</w:delText>
              </w:r>
            </w:del>
          </w:p>
        </w:tc>
        <w:tc>
          <w:tcPr>
            <w:tcW w:w="0" w:type="auto"/>
            <w:tcBorders>
              <w:top w:val="single" w:sz="12" w:space="0" w:color="auto"/>
              <w:left w:val="nil"/>
              <w:bottom w:val="single" w:sz="4" w:space="0" w:color="auto"/>
              <w:right w:val="nil"/>
            </w:tcBorders>
            <w:hideMark/>
          </w:tcPr>
          <w:p w14:paraId="1E3891C6" w14:textId="24006A10" w:rsidR="00492DED" w:rsidRPr="00382B1D" w:rsidDel="00ED6006" w:rsidRDefault="00492DED">
            <w:pPr>
              <w:rPr>
                <w:del w:id="51" w:author="Jill Campbell" w:date="2021-07-13T15:15:00Z"/>
                <w:rFonts w:cstheme="minorHAnsi"/>
              </w:rPr>
              <w:pPrChange w:id="52" w:author="Jill Campbell" w:date="2021-07-13T15:15:00Z">
                <w:pPr>
                  <w:keepNext/>
                  <w:keepLines/>
                  <w:jc w:val="center"/>
                </w:pPr>
              </w:pPrChange>
            </w:pPr>
            <w:del w:id="53" w:author="Jill Campbell" w:date="2021-07-13T15:15:00Z">
              <w:r w:rsidRPr="00382B1D" w:rsidDel="00ED6006">
                <w:rPr>
                  <w:rFonts w:cstheme="minorHAnsi"/>
                </w:rPr>
                <w:delText>Weight</w:delText>
              </w:r>
            </w:del>
          </w:p>
        </w:tc>
      </w:tr>
      <w:tr w:rsidR="00492DED" w:rsidRPr="00382B1D" w:rsidDel="00ED6006" w14:paraId="492659C1" w14:textId="5FCD9D67" w:rsidTr="00C35189">
        <w:trPr>
          <w:jc w:val="center"/>
          <w:del w:id="54" w:author="Jill Campbell" w:date="2021-07-13T15:15:00Z"/>
        </w:trPr>
        <w:tc>
          <w:tcPr>
            <w:tcW w:w="0" w:type="auto"/>
            <w:tcBorders>
              <w:top w:val="single" w:sz="4" w:space="0" w:color="auto"/>
              <w:left w:val="nil"/>
              <w:bottom w:val="nil"/>
              <w:right w:val="nil"/>
            </w:tcBorders>
            <w:hideMark/>
          </w:tcPr>
          <w:p w14:paraId="70DDDA45" w14:textId="323D7213" w:rsidR="00492DED" w:rsidRPr="00382B1D" w:rsidDel="00ED6006" w:rsidRDefault="00492DED">
            <w:pPr>
              <w:rPr>
                <w:del w:id="55" w:author="Jill Campbell" w:date="2021-07-13T15:15:00Z"/>
                <w:rFonts w:cstheme="minorHAnsi"/>
              </w:rPr>
              <w:pPrChange w:id="56" w:author="Jill Campbell" w:date="2021-07-13T15:15:00Z">
                <w:pPr>
                  <w:keepNext/>
                  <w:keepLines/>
                </w:pPr>
              </w:pPrChange>
            </w:pPr>
            <w:del w:id="57" w:author="Jill Campbell" w:date="2021-07-13T15:15:00Z">
              <w:r w:rsidRPr="00382B1D" w:rsidDel="00ED6006">
                <w:rPr>
                  <w:rFonts w:cstheme="minorHAnsi"/>
                  <w:bdr w:val="none" w:sz="0" w:space="0" w:color="auto" w:frame="1"/>
                  <w:lang w:eastAsia="en-CA"/>
                </w:rPr>
                <w:delText xml:space="preserve">Transect Depth           </w:delText>
              </w:r>
            </w:del>
          </w:p>
        </w:tc>
        <w:tc>
          <w:tcPr>
            <w:tcW w:w="0" w:type="auto"/>
            <w:tcBorders>
              <w:top w:val="single" w:sz="4" w:space="0" w:color="auto"/>
              <w:left w:val="nil"/>
              <w:bottom w:val="nil"/>
              <w:right w:val="nil"/>
            </w:tcBorders>
            <w:hideMark/>
          </w:tcPr>
          <w:p w14:paraId="0A0B70D9" w14:textId="1D3C4A0A" w:rsidR="00492DED" w:rsidRPr="00382B1D" w:rsidDel="00ED6006" w:rsidRDefault="00492DED">
            <w:pPr>
              <w:rPr>
                <w:del w:id="58" w:author="Jill Campbell" w:date="2021-07-13T15:15:00Z"/>
                <w:rFonts w:cstheme="minorHAnsi"/>
                <w:bdr w:val="none" w:sz="0" w:space="0" w:color="auto" w:frame="1"/>
                <w:lang w:eastAsia="en-CA"/>
              </w:rPr>
              <w:pPrChange w:id="59" w:author="Jill Campbell" w:date="2021-07-13T15:15:00Z">
                <w:pPr>
                  <w:keepNext/>
                  <w:keepLines/>
                  <w:jc w:val="center"/>
                </w:pPr>
              </w:pPrChange>
            </w:pPr>
            <w:del w:id="60" w:author="Jill Campbell" w:date="2021-07-13T15:15:00Z">
              <w:r w:rsidRPr="00382B1D" w:rsidDel="00ED6006">
                <w:rPr>
                  <w:rFonts w:cstheme="minorHAnsi"/>
                  <w:bdr w:val="none" w:sz="0" w:space="0" w:color="auto" w:frame="1"/>
                  <w:lang w:eastAsia="en-CA"/>
                </w:rPr>
                <w:delText>4</w:delText>
              </w:r>
            </w:del>
          </w:p>
        </w:tc>
        <w:tc>
          <w:tcPr>
            <w:tcW w:w="0" w:type="auto"/>
            <w:tcBorders>
              <w:top w:val="single" w:sz="4" w:space="0" w:color="auto"/>
              <w:left w:val="nil"/>
              <w:bottom w:val="nil"/>
              <w:right w:val="nil"/>
            </w:tcBorders>
            <w:hideMark/>
          </w:tcPr>
          <w:p w14:paraId="73F4D7F8" w14:textId="3B6CBAAF" w:rsidR="00492DED" w:rsidRPr="00382B1D" w:rsidDel="00ED6006" w:rsidRDefault="00492DED">
            <w:pPr>
              <w:rPr>
                <w:del w:id="61" w:author="Jill Campbell" w:date="2021-07-13T15:15:00Z"/>
                <w:rFonts w:cstheme="minorHAnsi"/>
              </w:rPr>
              <w:pPrChange w:id="62" w:author="Jill Campbell" w:date="2021-07-13T15:15:00Z">
                <w:pPr>
                  <w:keepNext/>
                  <w:keepLines/>
                  <w:jc w:val="center"/>
                </w:pPr>
              </w:pPrChange>
            </w:pPr>
            <w:del w:id="63" w:author="Jill Campbell" w:date="2021-07-13T15:15:00Z">
              <w:r w:rsidRPr="00382B1D" w:rsidDel="00ED6006">
                <w:rPr>
                  <w:rFonts w:cstheme="minorHAnsi"/>
                  <w:bdr w:val="none" w:sz="0" w:space="0" w:color="auto" w:frame="1"/>
                  <w:lang w:eastAsia="en-CA"/>
                </w:rPr>
                <w:delText>-278.8</w:delText>
              </w:r>
            </w:del>
          </w:p>
        </w:tc>
        <w:tc>
          <w:tcPr>
            <w:tcW w:w="0" w:type="auto"/>
            <w:tcBorders>
              <w:top w:val="single" w:sz="4" w:space="0" w:color="auto"/>
              <w:left w:val="nil"/>
              <w:bottom w:val="nil"/>
              <w:right w:val="nil"/>
            </w:tcBorders>
            <w:hideMark/>
          </w:tcPr>
          <w:p w14:paraId="130E4C91" w14:textId="78A2A73F" w:rsidR="00492DED" w:rsidRPr="00382B1D" w:rsidDel="00ED6006" w:rsidRDefault="00492DED">
            <w:pPr>
              <w:rPr>
                <w:del w:id="64" w:author="Jill Campbell" w:date="2021-07-13T15:15:00Z"/>
                <w:rFonts w:cstheme="minorHAnsi"/>
              </w:rPr>
              <w:pPrChange w:id="65" w:author="Jill Campbell" w:date="2021-07-13T15:15:00Z">
                <w:pPr>
                  <w:keepNext/>
                  <w:keepLines/>
                  <w:jc w:val="center"/>
                </w:pPr>
              </w:pPrChange>
            </w:pPr>
            <w:del w:id="66" w:author="Jill Campbell" w:date="2021-07-13T15:15:00Z">
              <w:r w:rsidRPr="00382B1D" w:rsidDel="00ED6006">
                <w:rPr>
                  <w:rFonts w:cstheme="minorHAnsi"/>
                  <w:bdr w:val="none" w:sz="0" w:space="0" w:color="auto" w:frame="1"/>
                  <w:lang w:eastAsia="en-CA"/>
                </w:rPr>
                <w:delText>565.6</w:delText>
              </w:r>
            </w:del>
          </w:p>
        </w:tc>
        <w:tc>
          <w:tcPr>
            <w:tcW w:w="0" w:type="auto"/>
            <w:tcBorders>
              <w:top w:val="single" w:sz="4" w:space="0" w:color="auto"/>
              <w:left w:val="nil"/>
              <w:bottom w:val="nil"/>
              <w:right w:val="nil"/>
            </w:tcBorders>
            <w:hideMark/>
          </w:tcPr>
          <w:p w14:paraId="269C19BD" w14:textId="2B4E4381" w:rsidR="00492DED" w:rsidRPr="00382B1D" w:rsidDel="00ED6006" w:rsidRDefault="00492DED">
            <w:pPr>
              <w:rPr>
                <w:del w:id="67" w:author="Jill Campbell" w:date="2021-07-13T15:15:00Z"/>
                <w:rFonts w:cstheme="minorHAnsi"/>
              </w:rPr>
              <w:pPrChange w:id="68" w:author="Jill Campbell" w:date="2021-07-13T15:15:00Z">
                <w:pPr>
                  <w:keepNext/>
                  <w:keepLines/>
                  <w:jc w:val="center"/>
                </w:pPr>
              </w:pPrChange>
            </w:pPr>
            <w:del w:id="69" w:author="Jill Campbell" w:date="2021-07-13T15:15:00Z">
              <w:r w:rsidRPr="00382B1D" w:rsidDel="00ED6006">
                <w:rPr>
                  <w:rFonts w:cstheme="minorHAnsi"/>
                  <w:bdr w:val="none" w:sz="0" w:space="0" w:color="auto" w:frame="1"/>
                  <w:lang w:eastAsia="en-CA"/>
                </w:rPr>
                <w:delText>0.0</w:delText>
              </w:r>
            </w:del>
          </w:p>
        </w:tc>
        <w:tc>
          <w:tcPr>
            <w:tcW w:w="0" w:type="auto"/>
            <w:tcBorders>
              <w:top w:val="single" w:sz="4" w:space="0" w:color="auto"/>
              <w:left w:val="nil"/>
              <w:bottom w:val="nil"/>
              <w:right w:val="nil"/>
            </w:tcBorders>
            <w:hideMark/>
          </w:tcPr>
          <w:p w14:paraId="4D9430F1" w14:textId="7D772B86" w:rsidR="00492DED" w:rsidRPr="00382B1D" w:rsidDel="00ED6006" w:rsidRDefault="00492DED">
            <w:pPr>
              <w:rPr>
                <w:del w:id="70" w:author="Jill Campbell" w:date="2021-07-13T15:15:00Z"/>
                <w:rFonts w:cstheme="minorHAnsi"/>
              </w:rPr>
              <w:pPrChange w:id="71" w:author="Jill Campbell" w:date="2021-07-13T15:15:00Z">
                <w:pPr>
                  <w:keepNext/>
                  <w:keepLines/>
                  <w:jc w:val="center"/>
                </w:pPr>
              </w:pPrChange>
            </w:pPr>
            <w:del w:id="72" w:author="Jill Campbell" w:date="2021-07-13T15:15:00Z">
              <w:r w:rsidRPr="00382B1D" w:rsidDel="00ED6006">
                <w:rPr>
                  <w:rFonts w:cstheme="minorHAnsi"/>
                  <w:bdr w:val="none" w:sz="0" w:space="0" w:color="auto" w:frame="1"/>
                  <w:lang w:eastAsia="en-CA"/>
                </w:rPr>
                <w:delText>0.936</w:delText>
              </w:r>
            </w:del>
          </w:p>
        </w:tc>
      </w:tr>
      <w:tr w:rsidR="00492DED" w:rsidRPr="00382B1D" w:rsidDel="00ED6006" w14:paraId="0CD994AF" w14:textId="723C2E98" w:rsidTr="00C35189">
        <w:trPr>
          <w:jc w:val="center"/>
          <w:del w:id="73" w:author="Jill Campbell" w:date="2021-07-13T15:15:00Z"/>
        </w:trPr>
        <w:tc>
          <w:tcPr>
            <w:tcW w:w="0" w:type="auto"/>
            <w:tcBorders>
              <w:top w:val="nil"/>
              <w:left w:val="nil"/>
              <w:bottom w:val="nil"/>
              <w:right w:val="nil"/>
            </w:tcBorders>
            <w:hideMark/>
          </w:tcPr>
          <w:p w14:paraId="5F4E1089" w14:textId="51416BFD" w:rsidR="00492DED" w:rsidRPr="00382B1D" w:rsidDel="00ED6006" w:rsidRDefault="00492DED">
            <w:pPr>
              <w:rPr>
                <w:del w:id="74" w:author="Jill Campbell" w:date="2021-07-13T15:15:00Z"/>
                <w:rFonts w:cstheme="minorHAnsi"/>
              </w:rPr>
              <w:pPrChange w:id="75" w:author="Jill Campbell" w:date="2021-07-13T15:15:00Z">
                <w:pPr>
                  <w:keepNext/>
                  <w:keepLines/>
                </w:pPr>
              </w:pPrChange>
            </w:pPr>
            <w:del w:id="76" w:author="Jill Campbell" w:date="2021-07-13T15:15:00Z">
              <w:r w:rsidRPr="00382B1D" w:rsidDel="00ED6006">
                <w:rPr>
                  <w:rFonts w:cstheme="minorHAnsi"/>
                  <w:bdr w:val="none" w:sz="0" w:space="0" w:color="auto" w:frame="1"/>
                  <w:lang w:eastAsia="en-CA"/>
                </w:rPr>
                <w:delText>Transect Depth + Max Current</w:delText>
              </w:r>
            </w:del>
          </w:p>
        </w:tc>
        <w:tc>
          <w:tcPr>
            <w:tcW w:w="0" w:type="auto"/>
            <w:tcBorders>
              <w:top w:val="nil"/>
              <w:left w:val="nil"/>
              <w:bottom w:val="nil"/>
              <w:right w:val="nil"/>
            </w:tcBorders>
            <w:hideMark/>
          </w:tcPr>
          <w:p w14:paraId="50DD464A" w14:textId="76B9C573" w:rsidR="00492DED" w:rsidRPr="00382B1D" w:rsidDel="00ED6006" w:rsidRDefault="00492DED">
            <w:pPr>
              <w:rPr>
                <w:del w:id="77" w:author="Jill Campbell" w:date="2021-07-13T15:15:00Z"/>
                <w:rFonts w:cstheme="minorHAnsi"/>
                <w:bdr w:val="none" w:sz="0" w:space="0" w:color="auto" w:frame="1"/>
                <w:lang w:eastAsia="en-CA"/>
              </w:rPr>
              <w:pPrChange w:id="78" w:author="Jill Campbell" w:date="2021-07-13T15:15:00Z">
                <w:pPr>
                  <w:keepNext/>
                  <w:keepLines/>
                  <w:jc w:val="center"/>
                </w:pPr>
              </w:pPrChange>
            </w:pPr>
            <w:del w:id="79" w:author="Jill Campbell" w:date="2021-07-13T15:15:00Z">
              <w:r w:rsidRPr="00382B1D" w:rsidDel="00ED6006">
                <w:rPr>
                  <w:rFonts w:cstheme="minorHAnsi"/>
                  <w:bdr w:val="none" w:sz="0" w:space="0" w:color="auto" w:frame="1"/>
                  <w:lang w:eastAsia="en-CA"/>
                </w:rPr>
                <w:delText>5</w:delText>
              </w:r>
            </w:del>
          </w:p>
        </w:tc>
        <w:tc>
          <w:tcPr>
            <w:tcW w:w="0" w:type="auto"/>
            <w:tcBorders>
              <w:top w:val="nil"/>
              <w:left w:val="nil"/>
              <w:bottom w:val="nil"/>
              <w:right w:val="nil"/>
            </w:tcBorders>
            <w:hideMark/>
          </w:tcPr>
          <w:p w14:paraId="53DE5BA6" w14:textId="4828EE5E" w:rsidR="00492DED" w:rsidRPr="00382B1D" w:rsidDel="00ED6006" w:rsidRDefault="00492DED">
            <w:pPr>
              <w:rPr>
                <w:del w:id="80" w:author="Jill Campbell" w:date="2021-07-13T15:15:00Z"/>
                <w:rFonts w:cstheme="minorHAnsi"/>
              </w:rPr>
              <w:pPrChange w:id="81" w:author="Jill Campbell" w:date="2021-07-13T15:15:00Z">
                <w:pPr>
                  <w:keepNext/>
                  <w:keepLines/>
                  <w:jc w:val="center"/>
                </w:pPr>
              </w:pPrChange>
            </w:pPr>
            <w:del w:id="82" w:author="Jill Campbell" w:date="2021-07-13T15:15:00Z">
              <w:r w:rsidRPr="00382B1D" w:rsidDel="00ED6006">
                <w:rPr>
                  <w:rFonts w:cstheme="minorHAnsi"/>
                  <w:bdr w:val="none" w:sz="0" w:space="0" w:color="auto" w:frame="1"/>
                  <w:lang w:eastAsia="en-CA"/>
                </w:rPr>
                <w:delText>-280.5</w:delText>
              </w:r>
            </w:del>
          </w:p>
        </w:tc>
        <w:tc>
          <w:tcPr>
            <w:tcW w:w="0" w:type="auto"/>
            <w:tcBorders>
              <w:top w:val="nil"/>
              <w:left w:val="nil"/>
              <w:bottom w:val="nil"/>
              <w:right w:val="nil"/>
            </w:tcBorders>
            <w:hideMark/>
          </w:tcPr>
          <w:p w14:paraId="146ED62F" w14:textId="6306E6D5" w:rsidR="00492DED" w:rsidRPr="00382B1D" w:rsidDel="00ED6006" w:rsidRDefault="00492DED">
            <w:pPr>
              <w:rPr>
                <w:del w:id="83" w:author="Jill Campbell" w:date="2021-07-13T15:15:00Z"/>
                <w:rFonts w:cstheme="minorHAnsi"/>
              </w:rPr>
              <w:pPrChange w:id="84" w:author="Jill Campbell" w:date="2021-07-13T15:15:00Z">
                <w:pPr>
                  <w:keepNext/>
                  <w:keepLines/>
                  <w:jc w:val="center"/>
                </w:pPr>
              </w:pPrChange>
            </w:pPr>
            <w:del w:id="85" w:author="Jill Campbell" w:date="2021-07-13T15:15:00Z">
              <w:r w:rsidRPr="00382B1D" w:rsidDel="00ED6006">
                <w:rPr>
                  <w:rFonts w:cstheme="minorHAnsi"/>
                  <w:bdr w:val="none" w:sz="0" w:space="0" w:color="auto" w:frame="1"/>
                  <w:lang w:eastAsia="en-CA"/>
                </w:rPr>
                <w:delText>571.0</w:delText>
              </w:r>
            </w:del>
          </w:p>
        </w:tc>
        <w:tc>
          <w:tcPr>
            <w:tcW w:w="0" w:type="auto"/>
            <w:tcBorders>
              <w:top w:val="nil"/>
              <w:left w:val="nil"/>
              <w:bottom w:val="nil"/>
              <w:right w:val="nil"/>
            </w:tcBorders>
            <w:hideMark/>
          </w:tcPr>
          <w:p w14:paraId="7B1B8B9B" w14:textId="16614862" w:rsidR="00492DED" w:rsidRPr="00382B1D" w:rsidDel="00ED6006" w:rsidRDefault="00492DED">
            <w:pPr>
              <w:rPr>
                <w:del w:id="86" w:author="Jill Campbell" w:date="2021-07-13T15:15:00Z"/>
                <w:rFonts w:cstheme="minorHAnsi"/>
              </w:rPr>
              <w:pPrChange w:id="87" w:author="Jill Campbell" w:date="2021-07-13T15:15:00Z">
                <w:pPr>
                  <w:keepNext/>
                  <w:keepLines/>
                  <w:jc w:val="center"/>
                </w:pPr>
              </w:pPrChange>
            </w:pPr>
            <w:del w:id="88" w:author="Jill Campbell" w:date="2021-07-13T15:15:00Z">
              <w:r w:rsidRPr="00382B1D" w:rsidDel="00ED6006">
                <w:rPr>
                  <w:rFonts w:cstheme="minorHAnsi"/>
                  <w:bdr w:val="none" w:sz="0" w:space="0" w:color="auto" w:frame="1"/>
                  <w:lang w:eastAsia="en-CA"/>
                </w:rPr>
                <w:delText>5.4</w:delText>
              </w:r>
            </w:del>
          </w:p>
        </w:tc>
        <w:tc>
          <w:tcPr>
            <w:tcW w:w="0" w:type="auto"/>
            <w:tcBorders>
              <w:top w:val="nil"/>
              <w:left w:val="nil"/>
              <w:bottom w:val="nil"/>
              <w:right w:val="nil"/>
            </w:tcBorders>
            <w:hideMark/>
          </w:tcPr>
          <w:p w14:paraId="6AC7C4E6" w14:textId="22C81E39" w:rsidR="00492DED" w:rsidRPr="00382B1D" w:rsidDel="00ED6006" w:rsidRDefault="00492DED">
            <w:pPr>
              <w:rPr>
                <w:del w:id="89" w:author="Jill Campbell" w:date="2021-07-13T15:15:00Z"/>
                <w:rFonts w:cstheme="minorHAnsi"/>
              </w:rPr>
              <w:pPrChange w:id="90" w:author="Jill Campbell" w:date="2021-07-13T15:15:00Z">
                <w:pPr>
                  <w:keepNext/>
                  <w:keepLines/>
                  <w:jc w:val="center"/>
                </w:pPr>
              </w:pPrChange>
            </w:pPr>
            <w:del w:id="91" w:author="Jill Campbell" w:date="2021-07-13T15:15:00Z">
              <w:r w:rsidRPr="00382B1D" w:rsidDel="00ED6006">
                <w:rPr>
                  <w:rFonts w:cstheme="minorHAnsi"/>
                  <w:bdr w:val="none" w:sz="0" w:space="0" w:color="auto" w:frame="1"/>
                  <w:lang w:eastAsia="en-CA"/>
                </w:rPr>
                <w:delText>0.064</w:delText>
              </w:r>
            </w:del>
          </w:p>
        </w:tc>
      </w:tr>
      <w:tr w:rsidR="00492DED" w:rsidRPr="00382B1D" w:rsidDel="00ED6006" w14:paraId="3304D629" w14:textId="2874A279" w:rsidTr="00C35189">
        <w:trPr>
          <w:jc w:val="center"/>
          <w:del w:id="92" w:author="Jill Campbell" w:date="2021-07-13T15:15:00Z"/>
        </w:trPr>
        <w:tc>
          <w:tcPr>
            <w:tcW w:w="0" w:type="auto"/>
            <w:tcBorders>
              <w:top w:val="nil"/>
              <w:left w:val="nil"/>
              <w:bottom w:val="nil"/>
              <w:right w:val="nil"/>
            </w:tcBorders>
            <w:hideMark/>
          </w:tcPr>
          <w:p w14:paraId="1229AB0F" w14:textId="381027A7" w:rsidR="00492DED" w:rsidRPr="00382B1D" w:rsidDel="00ED6006" w:rsidRDefault="00492DED">
            <w:pPr>
              <w:rPr>
                <w:del w:id="93" w:author="Jill Campbell" w:date="2021-07-13T15:15:00Z"/>
                <w:rFonts w:cstheme="minorHAnsi"/>
              </w:rPr>
              <w:pPrChange w:id="94" w:author="Jill Campbell" w:date="2021-07-13T15:15:00Z">
                <w:pPr>
                  <w:keepNext/>
                  <w:keepLines/>
                </w:pPr>
              </w:pPrChange>
            </w:pPr>
            <w:del w:id="95" w:author="Jill Campbell" w:date="2021-07-13T15:15:00Z">
              <w:r w:rsidRPr="00382B1D" w:rsidDel="00ED6006">
                <w:rPr>
                  <w:rFonts w:cstheme="minorHAnsi"/>
                  <w:bdr w:val="none" w:sz="0" w:space="0" w:color="auto" w:frame="1"/>
                  <w:lang w:eastAsia="en-CA"/>
                </w:rPr>
                <w:delText xml:space="preserve">Null Model      </w:delText>
              </w:r>
            </w:del>
          </w:p>
        </w:tc>
        <w:tc>
          <w:tcPr>
            <w:tcW w:w="0" w:type="auto"/>
            <w:tcBorders>
              <w:top w:val="nil"/>
              <w:left w:val="nil"/>
              <w:bottom w:val="nil"/>
              <w:right w:val="nil"/>
            </w:tcBorders>
            <w:hideMark/>
          </w:tcPr>
          <w:p w14:paraId="63941BBD" w14:textId="22F81C41" w:rsidR="00492DED" w:rsidRPr="00382B1D" w:rsidDel="00ED6006" w:rsidRDefault="00492DED">
            <w:pPr>
              <w:rPr>
                <w:del w:id="96" w:author="Jill Campbell" w:date="2021-07-13T15:15:00Z"/>
                <w:rFonts w:cstheme="minorHAnsi"/>
                <w:bdr w:val="none" w:sz="0" w:space="0" w:color="auto" w:frame="1"/>
                <w:lang w:eastAsia="en-CA"/>
              </w:rPr>
              <w:pPrChange w:id="97" w:author="Jill Campbell" w:date="2021-07-13T15:15:00Z">
                <w:pPr>
                  <w:keepNext/>
                  <w:keepLines/>
                  <w:jc w:val="center"/>
                </w:pPr>
              </w:pPrChange>
            </w:pPr>
            <w:del w:id="98" w:author="Jill Campbell" w:date="2021-07-13T15:15:00Z">
              <w:r w:rsidRPr="00382B1D" w:rsidDel="00ED6006">
                <w:rPr>
                  <w:rFonts w:cstheme="minorHAnsi"/>
                  <w:bdr w:val="none" w:sz="0" w:space="0" w:color="auto" w:frame="1"/>
                  <w:lang w:eastAsia="en-CA"/>
                </w:rPr>
                <w:delText>3</w:delText>
              </w:r>
            </w:del>
          </w:p>
        </w:tc>
        <w:tc>
          <w:tcPr>
            <w:tcW w:w="0" w:type="auto"/>
            <w:tcBorders>
              <w:top w:val="nil"/>
              <w:left w:val="nil"/>
              <w:bottom w:val="nil"/>
              <w:right w:val="nil"/>
            </w:tcBorders>
            <w:hideMark/>
          </w:tcPr>
          <w:p w14:paraId="43F911D4" w14:textId="4C68EDAC" w:rsidR="00492DED" w:rsidRPr="00382B1D" w:rsidDel="00ED6006" w:rsidRDefault="00492DED">
            <w:pPr>
              <w:rPr>
                <w:del w:id="99" w:author="Jill Campbell" w:date="2021-07-13T15:15:00Z"/>
                <w:rFonts w:cstheme="minorHAnsi"/>
              </w:rPr>
              <w:pPrChange w:id="100" w:author="Jill Campbell" w:date="2021-07-13T15:15:00Z">
                <w:pPr>
                  <w:keepNext/>
                  <w:keepLines/>
                  <w:jc w:val="center"/>
                </w:pPr>
              </w:pPrChange>
            </w:pPr>
            <w:del w:id="101" w:author="Jill Campbell" w:date="2021-07-13T15:15:00Z">
              <w:r w:rsidRPr="00382B1D" w:rsidDel="00ED6006">
                <w:rPr>
                  <w:rFonts w:cstheme="minorHAnsi"/>
                  <w:bdr w:val="none" w:sz="0" w:space="0" w:color="auto" w:frame="1"/>
                  <w:lang w:eastAsia="en-CA"/>
                </w:rPr>
                <w:delText>-293.9</w:delText>
              </w:r>
            </w:del>
          </w:p>
        </w:tc>
        <w:tc>
          <w:tcPr>
            <w:tcW w:w="0" w:type="auto"/>
            <w:tcBorders>
              <w:top w:val="nil"/>
              <w:left w:val="nil"/>
              <w:bottom w:val="nil"/>
              <w:right w:val="nil"/>
            </w:tcBorders>
            <w:hideMark/>
          </w:tcPr>
          <w:p w14:paraId="452DC8A2" w14:textId="7F41B408" w:rsidR="00492DED" w:rsidRPr="00382B1D" w:rsidDel="00ED6006" w:rsidRDefault="00492DED">
            <w:pPr>
              <w:rPr>
                <w:del w:id="102" w:author="Jill Campbell" w:date="2021-07-13T15:15:00Z"/>
                <w:rFonts w:cstheme="minorHAnsi"/>
              </w:rPr>
              <w:pPrChange w:id="103" w:author="Jill Campbell" w:date="2021-07-13T15:15:00Z">
                <w:pPr>
                  <w:keepNext/>
                  <w:keepLines/>
                  <w:jc w:val="center"/>
                </w:pPr>
              </w:pPrChange>
            </w:pPr>
            <w:del w:id="104" w:author="Jill Campbell" w:date="2021-07-13T15:15:00Z">
              <w:r w:rsidRPr="00382B1D" w:rsidDel="00ED6006">
                <w:rPr>
                  <w:rFonts w:cstheme="minorHAnsi"/>
                  <w:bdr w:val="none" w:sz="0" w:space="0" w:color="auto" w:frame="1"/>
                  <w:lang w:eastAsia="en-CA"/>
                </w:rPr>
                <w:delText>593.9</w:delText>
              </w:r>
            </w:del>
          </w:p>
        </w:tc>
        <w:tc>
          <w:tcPr>
            <w:tcW w:w="0" w:type="auto"/>
            <w:tcBorders>
              <w:top w:val="nil"/>
              <w:left w:val="nil"/>
              <w:bottom w:val="nil"/>
              <w:right w:val="nil"/>
            </w:tcBorders>
            <w:hideMark/>
          </w:tcPr>
          <w:p w14:paraId="0876C7CC" w14:textId="43CFD8B6" w:rsidR="00492DED" w:rsidRPr="00382B1D" w:rsidDel="00ED6006" w:rsidRDefault="00492DED">
            <w:pPr>
              <w:rPr>
                <w:del w:id="105" w:author="Jill Campbell" w:date="2021-07-13T15:15:00Z"/>
                <w:rFonts w:cstheme="minorHAnsi"/>
              </w:rPr>
              <w:pPrChange w:id="106" w:author="Jill Campbell" w:date="2021-07-13T15:15:00Z">
                <w:pPr>
                  <w:keepNext/>
                  <w:keepLines/>
                  <w:jc w:val="center"/>
                </w:pPr>
              </w:pPrChange>
            </w:pPr>
            <w:del w:id="107" w:author="Jill Campbell" w:date="2021-07-13T15:15:00Z">
              <w:r w:rsidRPr="00382B1D" w:rsidDel="00ED6006">
                <w:rPr>
                  <w:rFonts w:cstheme="minorHAnsi"/>
                  <w:bdr w:val="none" w:sz="0" w:space="0" w:color="auto" w:frame="1"/>
                  <w:lang w:eastAsia="en-CA"/>
                </w:rPr>
                <w:delText>28.3</w:delText>
              </w:r>
            </w:del>
          </w:p>
        </w:tc>
        <w:tc>
          <w:tcPr>
            <w:tcW w:w="0" w:type="auto"/>
            <w:tcBorders>
              <w:top w:val="nil"/>
              <w:left w:val="nil"/>
              <w:bottom w:val="nil"/>
              <w:right w:val="nil"/>
            </w:tcBorders>
            <w:hideMark/>
          </w:tcPr>
          <w:p w14:paraId="4FDB8186" w14:textId="461B82C5" w:rsidR="00492DED" w:rsidRPr="00382B1D" w:rsidDel="00ED6006" w:rsidRDefault="00492DED">
            <w:pPr>
              <w:rPr>
                <w:del w:id="108" w:author="Jill Campbell" w:date="2021-07-13T15:15:00Z"/>
                <w:rFonts w:cstheme="minorHAnsi"/>
              </w:rPr>
              <w:pPrChange w:id="109" w:author="Jill Campbell" w:date="2021-07-13T15:15:00Z">
                <w:pPr>
                  <w:keepNext/>
                  <w:keepLines/>
                  <w:jc w:val="center"/>
                </w:pPr>
              </w:pPrChange>
            </w:pPr>
            <w:del w:id="110" w:author="Jill Campbell" w:date="2021-07-13T15:15:00Z">
              <w:r w:rsidRPr="00382B1D" w:rsidDel="00ED6006">
                <w:rPr>
                  <w:rFonts w:cstheme="minorHAnsi"/>
                  <w:bdr w:val="none" w:sz="0" w:space="0" w:color="auto" w:frame="1"/>
                  <w:lang w:eastAsia="en-CA"/>
                </w:rPr>
                <w:delText>&lt;0.001</w:delText>
              </w:r>
            </w:del>
          </w:p>
        </w:tc>
      </w:tr>
      <w:tr w:rsidR="00492DED" w:rsidRPr="00382B1D" w:rsidDel="00ED6006" w14:paraId="3654D566" w14:textId="4AD7C0C5" w:rsidTr="00C35189">
        <w:trPr>
          <w:jc w:val="center"/>
          <w:del w:id="111" w:author="Jill Campbell" w:date="2021-07-13T15:15:00Z"/>
        </w:trPr>
        <w:tc>
          <w:tcPr>
            <w:tcW w:w="0" w:type="auto"/>
            <w:tcBorders>
              <w:top w:val="nil"/>
              <w:left w:val="nil"/>
              <w:bottom w:val="single" w:sz="12" w:space="0" w:color="auto"/>
              <w:right w:val="nil"/>
            </w:tcBorders>
            <w:hideMark/>
          </w:tcPr>
          <w:p w14:paraId="5B98AC9F" w14:textId="4A82D44D" w:rsidR="00492DED" w:rsidRPr="00382B1D" w:rsidDel="00ED6006" w:rsidRDefault="00492DED">
            <w:pPr>
              <w:rPr>
                <w:del w:id="112" w:author="Jill Campbell" w:date="2021-07-13T15:15:00Z"/>
                <w:rFonts w:cstheme="minorHAnsi"/>
              </w:rPr>
              <w:pPrChange w:id="113" w:author="Jill Campbell" w:date="2021-07-13T15:15:00Z">
                <w:pPr>
                  <w:keepNext/>
                  <w:keepLines/>
                </w:pPr>
              </w:pPrChange>
            </w:pPr>
            <w:del w:id="114" w:author="Jill Campbell" w:date="2021-07-13T15:15:00Z">
              <w:r w:rsidRPr="00382B1D" w:rsidDel="00ED6006">
                <w:rPr>
                  <w:rFonts w:cstheme="minorHAnsi"/>
                  <w:bdr w:val="none" w:sz="0" w:space="0" w:color="auto" w:frame="1"/>
                  <w:lang w:eastAsia="en-CA"/>
                </w:rPr>
                <w:delText xml:space="preserve">Max Current         </w:delText>
              </w:r>
            </w:del>
          </w:p>
        </w:tc>
        <w:tc>
          <w:tcPr>
            <w:tcW w:w="0" w:type="auto"/>
            <w:tcBorders>
              <w:top w:val="nil"/>
              <w:left w:val="nil"/>
              <w:bottom w:val="single" w:sz="12" w:space="0" w:color="auto"/>
              <w:right w:val="nil"/>
            </w:tcBorders>
            <w:hideMark/>
          </w:tcPr>
          <w:p w14:paraId="0B2345C7" w14:textId="54443040" w:rsidR="00492DED" w:rsidRPr="00382B1D" w:rsidDel="00ED6006" w:rsidRDefault="00492DED">
            <w:pPr>
              <w:rPr>
                <w:del w:id="115" w:author="Jill Campbell" w:date="2021-07-13T15:15:00Z"/>
                <w:rFonts w:cstheme="minorHAnsi"/>
                <w:bdr w:val="none" w:sz="0" w:space="0" w:color="auto" w:frame="1"/>
                <w:lang w:eastAsia="en-CA"/>
              </w:rPr>
              <w:pPrChange w:id="116" w:author="Jill Campbell" w:date="2021-07-13T15:15:00Z">
                <w:pPr>
                  <w:keepNext/>
                  <w:keepLines/>
                  <w:jc w:val="center"/>
                </w:pPr>
              </w:pPrChange>
            </w:pPr>
            <w:del w:id="117" w:author="Jill Campbell" w:date="2021-07-13T15:15:00Z">
              <w:r w:rsidRPr="00382B1D" w:rsidDel="00ED6006">
                <w:rPr>
                  <w:rFonts w:cstheme="minorHAnsi"/>
                  <w:bdr w:val="none" w:sz="0" w:space="0" w:color="auto" w:frame="1"/>
                  <w:lang w:eastAsia="en-CA"/>
                </w:rPr>
                <w:delText>4</w:delText>
              </w:r>
            </w:del>
          </w:p>
        </w:tc>
        <w:tc>
          <w:tcPr>
            <w:tcW w:w="0" w:type="auto"/>
            <w:tcBorders>
              <w:top w:val="nil"/>
              <w:left w:val="nil"/>
              <w:bottom w:val="single" w:sz="12" w:space="0" w:color="auto"/>
              <w:right w:val="nil"/>
            </w:tcBorders>
            <w:hideMark/>
          </w:tcPr>
          <w:p w14:paraId="633899FD" w14:textId="1BB15618" w:rsidR="00492DED" w:rsidRPr="00382B1D" w:rsidDel="00ED6006" w:rsidRDefault="00492DED">
            <w:pPr>
              <w:rPr>
                <w:del w:id="118" w:author="Jill Campbell" w:date="2021-07-13T15:15:00Z"/>
                <w:rFonts w:cstheme="minorHAnsi"/>
              </w:rPr>
              <w:pPrChange w:id="119" w:author="Jill Campbell" w:date="2021-07-13T15:15:00Z">
                <w:pPr>
                  <w:keepNext/>
                  <w:keepLines/>
                  <w:jc w:val="center"/>
                </w:pPr>
              </w:pPrChange>
            </w:pPr>
            <w:del w:id="120" w:author="Jill Campbell" w:date="2021-07-13T15:15:00Z">
              <w:r w:rsidRPr="00382B1D" w:rsidDel="00ED6006">
                <w:rPr>
                  <w:rFonts w:cstheme="minorHAnsi"/>
                  <w:bdr w:val="none" w:sz="0" w:space="0" w:color="auto" w:frame="1"/>
                  <w:lang w:eastAsia="en-CA"/>
                </w:rPr>
                <w:delText>-295.7</w:delText>
              </w:r>
            </w:del>
          </w:p>
        </w:tc>
        <w:tc>
          <w:tcPr>
            <w:tcW w:w="0" w:type="auto"/>
            <w:tcBorders>
              <w:top w:val="nil"/>
              <w:left w:val="nil"/>
              <w:bottom w:val="single" w:sz="12" w:space="0" w:color="auto"/>
              <w:right w:val="nil"/>
            </w:tcBorders>
            <w:hideMark/>
          </w:tcPr>
          <w:p w14:paraId="0D786FAE" w14:textId="31DF9C5E" w:rsidR="00492DED" w:rsidRPr="00382B1D" w:rsidDel="00ED6006" w:rsidRDefault="00492DED">
            <w:pPr>
              <w:rPr>
                <w:del w:id="121" w:author="Jill Campbell" w:date="2021-07-13T15:15:00Z"/>
                <w:rFonts w:cstheme="minorHAnsi"/>
              </w:rPr>
              <w:pPrChange w:id="122" w:author="Jill Campbell" w:date="2021-07-13T15:15:00Z">
                <w:pPr>
                  <w:keepNext/>
                  <w:keepLines/>
                  <w:jc w:val="center"/>
                </w:pPr>
              </w:pPrChange>
            </w:pPr>
            <w:del w:id="123" w:author="Jill Campbell" w:date="2021-07-13T15:15:00Z">
              <w:r w:rsidRPr="00382B1D" w:rsidDel="00ED6006">
                <w:rPr>
                  <w:rFonts w:cstheme="minorHAnsi"/>
                </w:rPr>
                <w:delText>599.5</w:delText>
              </w:r>
            </w:del>
          </w:p>
        </w:tc>
        <w:tc>
          <w:tcPr>
            <w:tcW w:w="0" w:type="auto"/>
            <w:tcBorders>
              <w:top w:val="nil"/>
              <w:left w:val="nil"/>
              <w:bottom w:val="single" w:sz="12" w:space="0" w:color="auto"/>
              <w:right w:val="nil"/>
            </w:tcBorders>
            <w:hideMark/>
          </w:tcPr>
          <w:p w14:paraId="606127D9" w14:textId="1719003D" w:rsidR="00492DED" w:rsidRPr="00382B1D" w:rsidDel="00ED6006" w:rsidRDefault="00492DED">
            <w:pPr>
              <w:rPr>
                <w:del w:id="124" w:author="Jill Campbell" w:date="2021-07-13T15:15:00Z"/>
                <w:rFonts w:cstheme="minorHAnsi"/>
              </w:rPr>
              <w:pPrChange w:id="125" w:author="Jill Campbell" w:date="2021-07-13T15:15:00Z">
                <w:pPr>
                  <w:keepNext/>
                  <w:keepLines/>
                  <w:jc w:val="center"/>
                </w:pPr>
              </w:pPrChange>
            </w:pPr>
            <w:del w:id="126" w:author="Jill Campbell" w:date="2021-07-13T15:15:00Z">
              <w:r w:rsidRPr="00382B1D" w:rsidDel="00ED6006">
                <w:rPr>
                  <w:rFonts w:cstheme="minorHAnsi"/>
                  <w:bdr w:val="none" w:sz="0" w:space="0" w:color="auto" w:frame="1"/>
                  <w:lang w:eastAsia="en-CA"/>
                </w:rPr>
                <w:delText>33.8</w:delText>
              </w:r>
            </w:del>
          </w:p>
        </w:tc>
        <w:tc>
          <w:tcPr>
            <w:tcW w:w="0" w:type="auto"/>
            <w:tcBorders>
              <w:top w:val="nil"/>
              <w:left w:val="nil"/>
              <w:bottom w:val="single" w:sz="12" w:space="0" w:color="auto"/>
              <w:right w:val="nil"/>
            </w:tcBorders>
            <w:hideMark/>
          </w:tcPr>
          <w:p w14:paraId="0A428E2C" w14:textId="49E3FFC3" w:rsidR="00492DED" w:rsidRPr="00382B1D" w:rsidDel="00ED6006" w:rsidRDefault="00492DED">
            <w:pPr>
              <w:rPr>
                <w:del w:id="127" w:author="Jill Campbell" w:date="2021-07-13T15:15:00Z"/>
                <w:rFonts w:cstheme="minorHAnsi"/>
              </w:rPr>
              <w:pPrChange w:id="128" w:author="Jill Campbell" w:date="2021-07-13T15:15:00Z">
                <w:pPr>
                  <w:keepNext/>
                  <w:keepLines/>
                  <w:jc w:val="center"/>
                </w:pPr>
              </w:pPrChange>
            </w:pPr>
            <w:del w:id="129" w:author="Jill Campbell" w:date="2021-07-13T15:15:00Z">
              <w:r w:rsidRPr="00382B1D" w:rsidDel="00ED6006">
                <w:rPr>
                  <w:rFonts w:cstheme="minorHAnsi"/>
                  <w:bdr w:val="none" w:sz="0" w:space="0" w:color="auto" w:frame="1"/>
                  <w:lang w:eastAsia="en-CA"/>
                </w:rPr>
                <w:delText>&lt;0.001</w:delText>
              </w:r>
            </w:del>
          </w:p>
        </w:tc>
      </w:tr>
    </w:tbl>
    <w:p w14:paraId="6F8B725C" w14:textId="520B12BE" w:rsidR="00492DED" w:rsidDel="00ED6006" w:rsidRDefault="00492DED" w:rsidP="00ED6006">
      <w:pPr>
        <w:rPr>
          <w:del w:id="130" w:author="Jill Campbell" w:date="2021-07-13T15:15:00Z"/>
          <w:rFonts w:eastAsia="Calibri" w:cstheme="minorHAnsi"/>
        </w:rPr>
      </w:pPr>
    </w:p>
    <w:p w14:paraId="53AF1820" w14:textId="20DC1603" w:rsidR="00492DED" w:rsidDel="00ED6006" w:rsidRDefault="00492DED" w:rsidP="00ED6006">
      <w:pPr>
        <w:rPr>
          <w:del w:id="131" w:author="Jill Campbell" w:date="2021-07-13T15:15:00Z"/>
          <w:rFonts w:eastAsia="Calibri" w:cstheme="minorHAnsi"/>
        </w:rPr>
      </w:pPr>
      <w:del w:id="132" w:author="Jill Campbell" w:date="2021-07-13T15:15:00Z">
        <w:r w:rsidDel="00ED6006">
          <w:rPr>
            <w:rFonts w:eastAsia="Calibri" w:cstheme="minorHAnsi"/>
          </w:rPr>
          <w:tab/>
          <w:delText xml:space="preserve"> </w:delText>
        </w:r>
      </w:del>
    </w:p>
    <w:p w14:paraId="7F3D6242" w14:textId="3FEDED08" w:rsidR="00492DED" w:rsidDel="00ED6006" w:rsidRDefault="00492DED" w:rsidP="00ED6006">
      <w:pPr>
        <w:rPr>
          <w:del w:id="133" w:author="Jill Campbell" w:date="2021-07-13T15:15:00Z"/>
        </w:rPr>
      </w:pPr>
      <w:del w:id="134" w:author="Jill Campbell" w:date="2021-07-13T15:15:00Z">
        <w:r w:rsidRPr="007D68E8" w:rsidDel="00ED6006">
          <w:rPr>
            <w:noProof/>
          </w:rPr>
          <w:lastRenderedPageBreak/>
          <w:drawing>
            <wp:inline distT="0" distB="0" distL="0" distR="0" wp14:anchorId="606EAD60" wp14:editId="10FE1C89">
              <wp:extent cx="5950778" cy="19459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950778" cy="1945929"/>
                      </a:xfrm>
                      <a:prstGeom prst="rect">
                        <a:avLst/>
                      </a:prstGeom>
                    </pic:spPr>
                  </pic:pic>
                </a:graphicData>
              </a:graphic>
            </wp:inline>
          </w:drawing>
        </w:r>
      </w:del>
    </w:p>
    <w:p w14:paraId="70EF679F" w14:textId="602D72E3" w:rsidR="00492DED" w:rsidRPr="004A04CC" w:rsidDel="00ED6006" w:rsidRDefault="00492DED" w:rsidP="00ED6006">
      <w:pPr>
        <w:rPr>
          <w:del w:id="135" w:author="Jill Campbell" w:date="2021-07-13T15:15:00Z"/>
          <w:rFonts w:cstheme="minorHAnsi"/>
          <w:iCs/>
        </w:rPr>
      </w:pPr>
      <w:bookmarkStart w:id="136" w:name="_Hlk69553522"/>
      <w:del w:id="137" w:author="Jill Campbell" w:date="2021-07-13T15:15:00Z">
        <w:r w:rsidRPr="004A04CC" w:rsidDel="00ED6006">
          <w:rPr>
            <w:rFonts w:cstheme="minorHAnsi"/>
          </w:rPr>
          <w:delText xml:space="preserve">Figure </w:delText>
        </w:r>
        <w:r w:rsidDel="00ED6006">
          <w:rPr>
            <w:rFonts w:cstheme="minorHAnsi"/>
          </w:rPr>
          <w:delText xml:space="preserve">15: </w:delText>
        </w:r>
        <w:bookmarkStart w:id="138" w:name="_Hlk69992997"/>
        <w:r w:rsidDel="00ED6006">
          <w:rPr>
            <w:rFonts w:cstheme="minorHAnsi"/>
          </w:rPr>
          <w:delText>Plots showing model fit</w:delText>
        </w:r>
        <w:bookmarkEnd w:id="136"/>
        <w:r w:rsidDel="00ED6006">
          <w:rPr>
            <w:rFonts w:cstheme="minorHAnsi"/>
          </w:rPr>
          <w:delText>. Pearson residuals versus fitted abundance data plot (left) showing fish abundance estimates at 3 meter (cluster of black dots on left of plot) and 15 meter (cluster on right of plot) depths. Quantile-quantile plot (right) showing right skew.</w:delText>
        </w:r>
      </w:del>
    </w:p>
    <w:bookmarkEnd w:id="138"/>
    <w:p w14:paraId="2B674376" w14:textId="278FDE8A" w:rsidR="00492DED" w:rsidRPr="00382B1D" w:rsidDel="00ED6006" w:rsidRDefault="00492DED" w:rsidP="00ED6006">
      <w:pPr>
        <w:rPr>
          <w:del w:id="139" w:author="Jill Campbell" w:date="2021-07-13T15:15:00Z"/>
          <w:rFonts w:eastAsia="Calibri" w:cstheme="minorHAnsi"/>
        </w:rPr>
      </w:pPr>
      <w:del w:id="140" w:author="Jill Campbell" w:date="2021-07-13T15:15:00Z">
        <w:r w:rsidRPr="00382B1D" w:rsidDel="00ED6006">
          <w:rPr>
            <w:rFonts w:eastAsia="Calibri" w:cstheme="minorHAnsi"/>
            <w:noProof/>
            <w:lang w:eastAsia="en-CA"/>
          </w:rPr>
          <w:drawing>
            <wp:inline distT="0" distB="0" distL="0" distR="0" wp14:anchorId="7F997361" wp14:editId="3CEC589C">
              <wp:extent cx="4653278" cy="13959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653278" cy="1395983"/>
                      </a:xfrm>
                      <a:prstGeom prst="rect">
                        <a:avLst/>
                      </a:prstGeom>
                      <a:noFill/>
                      <a:ln>
                        <a:noFill/>
                      </a:ln>
                    </pic:spPr>
                  </pic:pic>
                </a:graphicData>
              </a:graphic>
            </wp:inline>
          </w:drawing>
        </w:r>
      </w:del>
    </w:p>
    <w:p w14:paraId="3393D3B8" w14:textId="6838D4DD" w:rsidR="00492DED" w:rsidRPr="0009620C" w:rsidDel="00ED6006" w:rsidRDefault="00492DED" w:rsidP="00ED6006">
      <w:pPr>
        <w:rPr>
          <w:del w:id="141" w:author="Jill Campbell" w:date="2021-07-13T15:15:00Z"/>
          <w:rFonts w:cstheme="minorHAnsi"/>
        </w:rPr>
      </w:pPr>
      <w:bookmarkStart w:id="142" w:name="_Hlk69993110"/>
      <w:del w:id="143" w:author="Jill Campbell" w:date="2021-07-13T15:15:00Z">
        <w:r w:rsidRPr="0009620C" w:rsidDel="00ED6006">
          <w:rPr>
            <w:rFonts w:eastAsia="Calibri" w:cstheme="minorHAnsi"/>
            <w:iCs/>
          </w:rPr>
          <w:delText xml:space="preserve">Figure </w:delText>
        </w:r>
        <w:r w:rsidDel="00ED6006">
          <w:rPr>
            <w:rFonts w:eastAsia="Calibri" w:cstheme="minorHAnsi"/>
            <w:iCs/>
          </w:rPr>
          <w:delText>16</w:delText>
        </w:r>
        <w:r w:rsidRPr="0009620C" w:rsidDel="00ED6006">
          <w:rPr>
            <w:rFonts w:eastAsia="Calibri" w:cstheme="minorHAnsi"/>
            <w:iCs/>
          </w:rPr>
          <w:delText xml:space="preserve">: </w:delText>
        </w:r>
        <w:bookmarkEnd w:id="17"/>
        <w:r w:rsidRPr="0009620C" w:rsidDel="00ED6006">
          <w:rPr>
            <w:rFonts w:eastAsia="Calibri" w:cstheme="minorHAnsi"/>
            <w:iCs/>
          </w:rPr>
          <w:delText>Predicted mean fish abundance at 3</w:delText>
        </w:r>
        <w:r w:rsidDel="00ED6006">
          <w:rPr>
            <w:rFonts w:eastAsia="Calibri" w:cstheme="minorHAnsi"/>
            <w:iCs/>
          </w:rPr>
          <w:delText xml:space="preserve"> </w:delText>
        </w:r>
        <w:r w:rsidRPr="0009620C" w:rsidDel="00ED6006">
          <w:rPr>
            <w:rFonts w:eastAsia="Calibri" w:cstheme="minorHAnsi"/>
            <w:iCs/>
          </w:rPr>
          <w:delText>m</w:delText>
        </w:r>
        <w:r w:rsidDel="00ED6006">
          <w:rPr>
            <w:rFonts w:eastAsia="Calibri" w:cstheme="minorHAnsi"/>
            <w:iCs/>
          </w:rPr>
          <w:delText>eter</w:delText>
        </w:r>
        <w:r w:rsidRPr="0009620C" w:rsidDel="00ED6006">
          <w:rPr>
            <w:rFonts w:eastAsia="Calibri" w:cstheme="minorHAnsi"/>
            <w:iCs/>
          </w:rPr>
          <w:delText xml:space="preserve"> and 15</w:delText>
        </w:r>
        <w:r w:rsidDel="00ED6006">
          <w:rPr>
            <w:rFonts w:eastAsia="Calibri" w:cstheme="minorHAnsi"/>
            <w:iCs/>
          </w:rPr>
          <w:delText xml:space="preserve"> </w:delText>
        </w:r>
        <w:r w:rsidRPr="0009620C" w:rsidDel="00ED6006">
          <w:rPr>
            <w:rFonts w:eastAsia="Calibri" w:cstheme="minorHAnsi"/>
            <w:iCs/>
          </w:rPr>
          <w:delText>m</w:delText>
        </w:r>
        <w:r w:rsidDel="00ED6006">
          <w:rPr>
            <w:rFonts w:eastAsia="Calibri" w:cstheme="minorHAnsi"/>
            <w:iCs/>
          </w:rPr>
          <w:delText>eter</w:delText>
        </w:r>
        <w:r w:rsidRPr="0009620C" w:rsidDel="00ED6006">
          <w:rPr>
            <w:rFonts w:eastAsia="Calibri" w:cstheme="minorHAnsi"/>
            <w:iCs/>
          </w:rPr>
          <w:delText xml:space="preserve"> depths from a linear mixed effects model with transect depth as the fixed effect and site as the random effect. </w:delText>
        </w:r>
        <w:bookmarkEnd w:id="142"/>
        <w:r w:rsidRPr="0009620C" w:rsidDel="00ED6006">
          <w:rPr>
            <w:rFonts w:eastAsia="Calibri" w:cstheme="minorHAnsi"/>
            <w:iCs/>
          </w:rPr>
          <w:delText>Red dots indicate predicted mean abundance, horizontal lines represent 95% confidence intervals.</w:delText>
        </w:r>
      </w:del>
    </w:p>
    <w:p w14:paraId="492E091E" w14:textId="7F55A067" w:rsidR="00492DED" w:rsidRDefault="00492DED" w:rsidP="00ED6006">
      <w:pPr>
        <w:rPr>
          <w:rFonts w:cstheme="minorHAnsi"/>
        </w:rPr>
      </w:pPr>
      <w:del w:id="144" w:author="Jill Campbell" w:date="2021-07-13T15:15:00Z">
        <w:r w:rsidDel="00ED6006">
          <w:rPr>
            <w:rFonts w:cstheme="minorHAnsi"/>
          </w:rPr>
          <w:delText xml:space="preserve">Fish abundances at 3 meter and 15 meter depths were similar under the linear mixed effect model estimates and non-parametric median values. </w:delText>
        </w:r>
        <w:r w:rsidRPr="00382B1D" w:rsidDel="00ED6006">
          <w:rPr>
            <w:rFonts w:cstheme="minorHAnsi"/>
          </w:rPr>
          <w:delText>The 3</w:delText>
        </w:r>
        <w:r w:rsidDel="00ED6006">
          <w:rPr>
            <w:rFonts w:cstheme="minorHAnsi"/>
          </w:rPr>
          <w:delText xml:space="preserve"> </w:delText>
        </w:r>
        <w:r w:rsidRPr="00382B1D" w:rsidDel="00ED6006">
          <w:rPr>
            <w:rFonts w:cstheme="minorHAnsi"/>
          </w:rPr>
          <w:delText>m</w:delText>
        </w:r>
        <w:r w:rsidDel="00ED6006">
          <w:rPr>
            <w:rFonts w:cstheme="minorHAnsi"/>
          </w:rPr>
          <w:delText>eter</w:delText>
        </w:r>
        <w:r w:rsidRPr="00382B1D" w:rsidDel="00ED6006">
          <w:rPr>
            <w:rFonts w:cstheme="minorHAnsi"/>
          </w:rPr>
          <w:delText xml:space="preserve"> depth </w:delText>
        </w:r>
        <w:r w:rsidDel="00ED6006">
          <w:rPr>
            <w:rFonts w:cstheme="minorHAnsi"/>
          </w:rPr>
          <w:delText xml:space="preserve">median value was 14.7 fish and the linear mixed effect model abundance estimate was </w:delText>
        </w:r>
        <w:r w:rsidRPr="00382B1D" w:rsidDel="00ED6006">
          <w:rPr>
            <w:rFonts w:cstheme="minorHAnsi"/>
          </w:rPr>
          <w:delText>14.10 ± 5.4 fish</w:delText>
        </w:r>
        <w:r w:rsidDel="00ED6006">
          <w:rPr>
            <w:rFonts w:cstheme="minorHAnsi"/>
          </w:rPr>
          <w:delText>.</w:delText>
        </w:r>
        <w:r w:rsidRPr="00104266" w:rsidDel="00ED6006">
          <w:rPr>
            <w:rFonts w:cstheme="minorHAnsi"/>
          </w:rPr>
          <w:delText xml:space="preserve"> </w:delText>
        </w:r>
        <w:r w:rsidRPr="00382B1D" w:rsidDel="00ED6006">
          <w:rPr>
            <w:rFonts w:cstheme="minorHAnsi"/>
          </w:rPr>
          <w:delText xml:space="preserve">The </w:delText>
        </w:r>
        <w:r w:rsidDel="00ED6006">
          <w:rPr>
            <w:rFonts w:cstheme="minorHAnsi"/>
          </w:rPr>
          <w:delText xml:space="preserve">15 </w:delText>
        </w:r>
        <w:r w:rsidRPr="00382B1D" w:rsidDel="00ED6006">
          <w:rPr>
            <w:rFonts w:cstheme="minorHAnsi"/>
          </w:rPr>
          <w:delText>m</w:delText>
        </w:r>
        <w:r w:rsidDel="00ED6006">
          <w:rPr>
            <w:rFonts w:cstheme="minorHAnsi"/>
          </w:rPr>
          <w:delText>eter</w:delText>
        </w:r>
        <w:r w:rsidRPr="00382B1D" w:rsidDel="00ED6006">
          <w:rPr>
            <w:rFonts w:cstheme="minorHAnsi"/>
          </w:rPr>
          <w:delText xml:space="preserve"> depth </w:delText>
        </w:r>
        <w:r w:rsidDel="00ED6006">
          <w:rPr>
            <w:rFonts w:cstheme="minorHAnsi"/>
          </w:rPr>
          <w:delText xml:space="preserve">median value was 32.0 fish and the linear mixed effect model abundance estimate was </w:delText>
        </w:r>
        <w:r w:rsidRPr="00382B1D" w:rsidDel="00ED6006">
          <w:rPr>
            <w:rFonts w:cstheme="minorHAnsi"/>
          </w:rPr>
          <w:delText>33.74 ± 6.9 fish</w:delText>
        </w:r>
        <w:r w:rsidDel="00ED6006">
          <w:rPr>
            <w:rFonts w:cstheme="minorHAnsi"/>
          </w:rPr>
          <w:delText>. The similarities of these two methods in determining fish abundances provides added confidence in the model results.</w:delText>
        </w:r>
      </w:del>
    </w:p>
    <w:p w14:paraId="0620A47C" w14:textId="77777777" w:rsidR="00492DED" w:rsidRPr="00EC720C" w:rsidRDefault="00492DED" w:rsidP="00492DED">
      <w:pPr>
        <w:rPr>
          <w:i/>
          <w:iCs/>
          <w:sz w:val="24"/>
          <w:szCs w:val="24"/>
        </w:rPr>
      </w:pPr>
      <w:r w:rsidRPr="00EC720C">
        <w:rPr>
          <w:i/>
          <w:iCs/>
          <w:sz w:val="24"/>
          <w:szCs w:val="24"/>
        </w:rPr>
        <w:t xml:space="preserve">Fish community </w:t>
      </w:r>
      <w:r>
        <w:rPr>
          <w:i/>
          <w:iCs/>
          <w:sz w:val="24"/>
          <w:szCs w:val="24"/>
        </w:rPr>
        <w:t>results</w:t>
      </w:r>
    </w:p>
    <w:p w14:paraId="2D52E1B2" w14:textId="21CFCB2E" w:rsidR="00492DED" w:rsidRPr="00ED6006" w:rsidRDefault="00492DED" w:rsidP="00492DED">
      <w:pPr>
        <w:ind w:firstLine="720"/>
        <w:rPr>
          <w:rFonts w:cstheme="minorHAnsi"/>
          <w:color w:val="000000" w:themeColor="text1"/>
        </w:rPr>
      </w:pPr>
      <w:r w:rsidRPr="00ED6006">
        <w:rPr>
          <w:rFonts w:cstheme="minorHAnsi"/>
          <w:color w:val="000000" w:themeColor="text1"/>
        </w:rPr>
        <w:t xml:space="preserve">The fish community composition at </w:t>
      </w:r>
      <w:r w:rsidR="00ED6006">
        <w:rPr>
          <w:rFonts w:cstheme="minorHAnsi"/>
          <w:color w:val="000000" w:themeColor="text1"/>
        </w:rPr>
        <w:t>the two</w:t>
      </w:r>
      <w:r w:rsidRPr="00ED6006">
        <w:rPr>
          <w:rFonts w:cstheme="minorHAnsi"/>
          <w:color w:val="000000" w:themeColor="text1"/>
        </w:rPr>
        <w:t xml:space="preserve"> depths were compared using non-metric multi-dimensional scaling (</w:t>
      </w:r>
      <w:proofErr w:type="spellStart"/>
      <w:r w:rsidRPr="00ED6006">
        <w:rPr>
          <w:rFonts w:cstheme="minorHAnsi"/>
          <w:color w:val="000000" w:themeColor="text1"/>
        </w:rPr>
        <w:t>nMDS</w:t>
      </w:r>
      <w:proofErr w:type="spellEnd"/>
      <w:r w:rsidRPr="00ED6006">
        <w:rPr>
          <w:rFonts w:cstheme="minorHAnsi"/>
          <w:color w:val="000000" w:themeColor="text1"/>
        </w:rPr>
        <w:t xml:space="preserve">) plots (Figure 11). The transect depth communities </w:t>
      </w:r>
      <w:r w:rsidR="00ED6006">
        <w:rPr>
          <w:rFonts w:cstheme="minorHAnsi"/>
          <w:color w:val="000000" w:themeColor="text1"/>
        </w:rPr>
        <w:t xml:space="preserve">do not </w:t>
      </w:r>
      <w:r w:rsidRPr="00ED6006">
        <w:rPr>
          <w:rFonts w:cstheme="minorHAnsi"/>
          <w:color w:val="000000" w:themeColor="text1"/>
        </w:rPr>
        <w:t>overlap, but t</w:t>
      </w:r>
      <w:r w:rsidRPr="00ED6006">
        <w:rPr>
          <w:rFonts w:cstheme="minorHAnsi"/>
        </w:rPr>
        <w:t xml:space="preserve">he </w:t>
      </w:r>
      <w:r w:rsidR="00ED6006">
        <w:rPr>
          <w:rFonts w:cstheme="minorHAnsi"/>
        </w:rPr>
        <w:t>moderate</w:t>
      </w:r>
      <w:r w:rsidRPr="00ED6006">
        <w:rPr>
          <w:rFonts w:cstheme="minorHAnsi"/>
        </w:rPr>
        <w:t xml:space="preserve"> stress value (0.</w:t>
      </w:r>
      <w:r w:rsidR="00ED6006">
        <w:rPr>
          <w:rFonts w:cstheme="minorHAnsi"/>
        </w:rPr>
        <w:t>166</w:t>
      </w:r>
      <w:r w:rsidRPr="00ED6006">
        <w:rPr>
          <w:rFonts w:cstheme="minorHAnsi"/>
        </w:rPr>
        <w:t xml:space="preserve">) of the </w:t>
      </w:r>
      <w:proofErr w:type="spellStart"/>
      <w:r w:rsidRPr="00ED6006">
        <w:rPr>
          <w:rFonts w:cstheme="minorHAnsi"/>
        </w:rPr>
        <w:t>nMDS</w:t>
      </w:r>
      <w:proofErr w:type="spellEnd"/>
      <w:r w:rsidRPr="00ED6006">
        <w:rPr>
          <w:rFonts w:cstheme="minorHAnsi"/>
        </w:rPr>
        <w:t xml:space="preserve"> plot indicates the dissimilarities between replicate transects </w:t>
      </w:r>
      <w:r w:rsidR="00ED6006">
        <w:rPr>
          <w:rFonts w:cstheme="minorHAnsi"/>
        </w:rPr>
        <w:t>may</w:t>
      </w:r>
      <w:r w:rsidRPr="00ED6006">
        <w:rPr>
          <w:rFonts w:cstheme="minorHAnsi"/>
        </w:rPr>
        <w:t xml:space="preserve"> not </w:t>
      </w:r>
      <w:r w:rsidR="00ED6006">
        <w:rPr>
          <w:rFonts w:cstheme="minorHAnsi"/>
        </w:rPr>
        <w:t xml:space="preserve">be </w:t>
      </w:r>
      <w:r w:rsidRPr="00ED6006">
        <w:rPr>
          <w:rFonts w:cstheme="minorHAnsi"/>
        </w:rPr>
        <w:t>well represented by the 2-dimensional plot. The analysis of similarity (</w:t>
      </w:r>
      <w:proofErr w:type="spellStart"/>
      <w:r w:rsidRPr="00ED6006">
        <w:rPr>
          <w:rFonts w:cstheme="minorHAnsi"/>
        </w:rPr>
        <w:t>ANOSIM</w:t>
      </w:r>
      <w:proofErr w:type="spellEnd"/>
      <w:r w:rsidRPr="00ED6006">
        <w:rPr>
          <w:rFonts w:cstheme="minorHAnsi"/>
        </w:rPr>
        <w:t xml:space="preserve">) test results indicate there is no </w:t>
      </w:r>
      <w:r w:rsidR="00ED6006">
        <w:rPr>
          <w:rFonts w:cstheme="minorHAnsi"/>
        </w:rPr>
        <w:t xml:space="preserve">significant </w:t>
      </w:r>
      <w:r w:rsidRPr="00ED6006">
        <w:rPr>
          <w:rFonts w:cstheme="minorHAnsi"/>
        </w:rPr>
        <w:t xml:space="preserve">difference between </w:t>
      </w:r>
      <w:r w:rsidR="00ED6006">
        <w:rPr>
          <w:rFonts w:cstheme="minorHAnsi"/>
        </w:rPr>
        <w:t>depth communities</w:t>
      </w:r>
      <w:r w:rsidRPr="00ED6006">
        <w:rPr>
          <w:rFonts w:cstheme="minorHAnsi"/>
        </w:rPr>
        <w:t xml:space="preserve"> (</w:t>
      </w:r>
      <w:r w:rsidRPr="00ED6006">
        <w:rPr>
          <w:rFonts w:cstheme="minorHAnsi"/>
          <w:i/>
          <w:iCs/>
        </w:rPr>
        <w:t>p</w:t>
      </w:r>
      <w:r w:rsidRPr="00ED6006">
        <w:rPr>
          <w:rFonts w:cstheme="minorHAnsi"/>
        </w:rPr>
        <w:t>-value = 0.0</w:t>
      </w:r>
      <w:r w:rsidR="00ED6006">
        <w:rPr>
          <w:rFonts w:cstheme="minorHAnsi"/>
        </w:rPr>
        <w:t>0</w:t>
      </w:r>
      <w:r w:rsidRPr="00ED6006">
        <w:rPr>
          <w:rFonts w:cstheme="minorHAnsi"/>
        </w:rPr>
        <w:t xml:space="preserve">1, </w:t>
      </w:r>
      <w:r w:rsidRPr="00ED6006">
        <w:rPr>
          <w:rFonts w:cstheme="minorHAnsi"/>
          <w:i/>
          <w:iCs/>
        </w:rPr>
        <w:t>R</w:t>
      </w:r>
      <w:r w:rsidRPr="00ED6006">
        <w:rPr>
          <w:rFonts w:cstheme="minorHAnsi"/>
        </w:rPr>
        <w:t xml:space="preserve"> statistic = 0.</w:t>
      </w:r>
      <w:r w:rsidR="00ED6006">
        <w:rPr>
          <w:rFonts w:cstheme="minorHAnsi"/>
        </w:rPr>
        <w:t>08</w:t>
      </w:r>
      <w:r w:rsidRPr="00ED6006">
        <w:rPr>
          <w:rFonts w:cstheme="minorHAnsi"/>
        </w:rPr>
        <w:t>2)</w:t>
      </w:r>
      <w:r w:rsidR="00ED6006">
        <w:rPr>
          <w:rFonts w:cstheme="minorHAnsi"/>
        </w:rPr>
        <w:t>;</w:t>
      </w:r>
      <w:r w:rsidRPr="00ED6006">
        <w:rPr>
          <w:rFonts w:cstheme="minorHAnsi"/>
        </w:rPr>
        <w:t xml:space="preserve"> a</w:t>
      </w:r>
      <w:r w:rsidRPr="00ED6006">
        <w:rPr>
          <w:rFonts w:cstheme="minorHAnsi"/>
          <w:color w:val="000000" w:themeColor="text1"/>
        </w:rPr>
        <w:t xml:space="preserve">n </w:t>
      </w:r>
      <w:r w:rsidRPr="00ED6006">
        <w:rPr>
          <w:rFonts w:cstheme="minorHAnsi"/>
          <w:i/>
          <w:iCs/>
          <w:color w:val="000000" w:themeColor="text1"/>
        </w:rPr>
        <w:t>R</w:t>
      </w:r>
      <w:r w:rsidRPr="00ED6006">
        <w:rPr>
          <w:rFonts w:cstheme="minorHAnsi"/>
          <w:color w:val="000000" w:themeColor="text1"/>
        </w:rPr>
        <w:t xml:space="preserve"> statistic close to 0 indicates community similarity and a value close to 1 indicates community dissimilarity, with the </w:t>
      </w:r>
      <w:r w:rsidRPr="00ED6006">
        <w:rPr>
          <w:rFonts w:cstheme="minorHAnsi"/>
          <w:i/>
          <w:iCs/>
          <w:color w:val="000000" w:themeColor="text1"/>
        </w:rPr>
        <w:t>p</w:t>
      </w:r>
      <w:r w:rsidRPr="00ED6006">
        <w:rPr>
          <w:rFonts w:cstheme="minorHAnsi"/>
          <w:color w:val="000000" w:themeColor="text1"/>
        </w:rPr>
        <w:t>-value measuring how likely that result is over 999 permutations.</w:t>
      </w:r>
    </w:p>
    <w:p w14:paraId="5FA9296D" w14:textId="77777777" w:rsidR="00492DED" w:rsidRPr="00382B1D" w:rsidRDefault="00492DED" w:rsidP="00492DED">
      <w:pPr>
        <w:rPr>
          <w:rFonts w:cstheme="minorHAnsi"/>
          <w:b/>
          <w:bCs/>
          <w:color w:val="000000" w:themeColor="text1"/>
        </w:rPr>
      </w:pPr>
    </w:p>
    <w:p w14:paraId="77A72A8A" w14:textId="77777777" w:rsidR="00492DED" w:rsidRPr="00382B1D" w:rsidRDefault="00492DED" w:rsidP="00492DED">
      <w:pPr>
        <w:keepNext/>
        <w:jc w:val="center"/>
        <w:rPr>
          <w:rFonts w:cstheme="minorHAnsi"/>
        </w:rPr>
      </w:pPr>
      <w:r w:rsidRPr="00382B1D">
        <w:rPr>
          <w:rFonts w:cstheme="minorHAnsi"/>
          <w:b/>
          <w:bCs/>
          <w:noProof/>
          <w:color w:val="000000" w:themeColor="text1"/>
          <w:lang w:eastAsia="en-CA"/>
        </w:rPr>
        <w:lastRenderedPageBreak/>
        <w:drawing>
          <wp:inline distT="0" distB="0" distL="0" distR="0" wp14:anchorId="521022A0" wp14:editId="001BDA6B">
            <wp:extent cx="5197134" cy="3383471"/>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6">
                      <a:extLst>
                        <a:ext uri="{28A0092B-C50C-407E-A947-70E740481C1C}">
                          <a14:useLocalDpi xmlns:a14="http://schemas.microsoft.com/office/drawing/2010/main" val="0"/>
                        </a:ext>
                      </a:extLst>
                    </a:blip>
                    <a:srcRect t="10521" b="10521"/>
                    <a:stretch>
                      <a:fillRect/>
                    </a:stretch>
                  </pic:blipFill>
                  <pic:spPr bwMode="auto">
                    <a:xfrm>
                      <a:off x="0" y="0"/>
                      <a:ext cx="5197134" cy="3383471"/>
                    </a:xfrm>
                    <a:prstGeom prst="rect">
                      <a:avLst/>
                    </a:prstGeom>
                    <a:noFill/>
                    <a:ln>
                      <a:noFill/>
                    </a:ln>
                    <a:extLst>
                      <a:ext uri="{53640926-AAD7-44D8-BBD7-CCE9431645EC}">
                        <a14:shadowObscured xmlns:a14="http://schemas.microsoft.com/office/drawing/2010/main"/>
                      </a:ext>
                    </a:extLst>
                  </pic:spPr>
                </pic:pic>
              </a:graphicData>
            </a:graphic>
          </wp:inline>
        </w:drawing>
      </w:r>
    </w:p>
    <w:p w14:paraId="6317D835" w14:textId="77777777" w:rsidR="00492DED" w:rsidRPr="00ED6006" w:rsidRDefault="00492DED" w:rsidP="00492DED">
      <w:pPr>
        <w:pStyle w:val="Caption"/>
        <w:rPr>
          <w:rFonts w:cstheme="minorHAnsi"/>
          <w:i/>
          <w:iCs w:val="0"/>
          <w:sz w:val="22"/>
          <w:szCs w:val="22"/>
        </w:rPr>
      </w:pPr>
      <w:r w:rsidRPr="00ED6006">
        <w:rPr>
          <w:rFonts w:cstheme="minorHAnsi"/>
          <w:iCs w:val="0"/>
          <w:sz w:val="22"/>
          <w:szCs w:val="22"/>
        </w:rPr>
        <w:t xml:space="preserve">Figure 11: </w:t>
      </w:r>
      <w:bookmarkStart w:id="145" w:name="_Hlk38987675"/>
      <w:r w:rsidRPr="00ED6006">
        <w:rPr>
          <w:rFonts w:cstheme="minorHAnsi"/>
          <w:iCs w:val="0"/>
          <w:sz w:val="22"/>
          <w:szCs w:val="22"/>
        </w:rPr>
        <w:t xml:space="preserve">Non-metric multi-dimensional scaling </w:t>
      </w:r>
      <w:bookmarkEnd w:id="145"/>
      <w:r w:rsidRPr="00ED6006">
        <w:rPr>
          <w:rFonts w:cstheme="minorHAnsi"/>
          <w:iCs w:val="0"/>
          <w:sz w:val="22"/>
          <w:szCs w:val="22"/>
        </w:rPr>
        <w:t>(</w:t>
      </w:r>
      <w:proofErr w:type="spellStart"/>
      <w:r w:rsidRPr="00ED6006">
        <w:rPr>
          <w:rFonts w:cstheme="minorHAnsi"/>
          <w:iCs w:val="0"/>
          <w:sz w:val="22"/>
          <w:szCs w:val="22"/>
        </w:rPr>
        <w:t>nMDS</w:t>
      </w:r>
      <w:proofErr w:type="spellEnd"/>
      <w:r w:rsidRPr="00ED6006">
        <w:rPr>
          <w:rFonts w:cstheme="minorHAnsi"/>
          <w:iCs w:val="0"/>
          <w:sz w:val="22"/>
          <w:szCs w:val="22"/>
        </w:rPr>
        <w:t xml:space="preserve">) plot of the Gower dissimilarity measure of fish community dissimilarities for current category or depth transects. Each symbol represents a replicate transect. The shape represents the transect depth (circle for </w:t>
      </w:r>
      <w:proofErr w:type="gramStart"/>
      <w:r w:rsidRPr="00ED6006">
        <w:rPr>
          <w:rFonts w:cstheme="minorHAnsi"/>
          <w:iCs w:val="0"/>
          <w:sz w:val="22"/>
          <w:szCs w:val="22"/>
        </w:rPr>
        <w:t>3 meter</w:t>
      </w:r>
      <w:proofErr w:type="gramEnd"/>
      <w:r w:rsidRPr="00ED6006">
        <w:rPr>
          <w:rFonts w:cstheme="minorHAnsi"/>
          <w:iCs w:val="0"/>
          <w:sz w:val="22"/>
          <w:szCs w:val="22"/>
        </w:rPr>
        <w:t xml:space="preserve"> depth and triangle for 15 meter depth) and colour represents current category (blue for low current and red for high current).</w:t>
      </w:r>
    </w:p>
    <w:p w14:paraId="44D2FC73" w14:textId="22AF8086" w:rsidR="008E33E5" w:rsidRPr="00EC720C" w:rsidRDefault="008E33E5" w:rsidP="008E33E5">
      <w:pPr>
        <w:rPr>
          <w:i/>
          <w:iCs/>
          <w:sz w:val="24"/>
          <w:szCs w:val="24"/>
        </w:rPr>
      </w:pPr>
      <w:r w:rsidRPr="00EC720C">
        <w:rPr>
          <w:i/>
          <w:iCs/>
          <w:sz w:val="24"/>
          <w:szCs w:val="24"/>
        </w:rPr>
        <w:t xml:space="preserve">Fish </w:t>
      </w:r>
      <w:r>
        <w:rPr>
          <w:i/>
          <w:iCs/>
          <w:sz w:val="24"/>
          <w:szCs w:val="24"/>
        </w:rPr>
        <w:t>life history analyses</w:t>
      </w:r>
    </w:p>
    <w:p w14:paraId="251D73C6" w14:textId="2BBC55F2" w:rsidR="00227834" w:rsidRDefault="00227834" w:rsidP="008E33E5"/>
    <w:sectPr w:rsidR="0022783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Jill Campbell" w:date="2021-07-13T15:26:00Z" w:initials="JC">
    <w:p w14:paraId="455D6CA0" w14:textId="7CCFD8DE" w:rsidR="008E33E5" w:rsidRDefault="008E33E5">
      <w:pPr>
        <w:pStyle w:val="CommentText"/>
      </w:pPr>
      <w:r>
        <w:rPr>
          <w:rStyle w:val="CommentReference"/>
        </w:rPr>
        <w:annotationRef/>
      </w:r>
      <w:r>
        <w:t>Should we include our predictions in this paragraph?</w:t>
      </w:r>
    </w:p>
  </w:comment>
  <w:comment w:id="13" w:author="Jill Campbell" w:date="2021-07-13T15:18:00Z" w:initials="JC">
    <w:p w14:paraId="19EDBDE3" w14:textId="5FFB00BE" w:rsidR="00ED6006" w:rsidRDefault="00ED6006">
      <w:pPr>
        <w:pStyle w:val="CommentText"/>
      </w:pPr>
      <w:r>
        <w:rPr>
          <w:rStyle w:val="CommentReference"/>
        </w:rPr>
        <w:annotationRef/>
      </w:r>
      <w:r>
        <w:t>Should we cut this? % Rock is one of our variables, it might be nice to at least talk about the data behind it.</w:t>
      </w:r>
    </w:p>
  </w:comment>
  <w:comment w:id="14" w:author="Jill Campbell" w:date="2021-07-13T15:28:00Z" w:initials="JC">
    <w:p w14:paraId="4D12D09F" w14:textId="79EA870D" w:rsidR="008E33E5" w:rsidRDefault="008E33E5">
      <w:pPr>
        <w:pStyle w:val="CommentText"/>
      </w:pPr>
      <w:r>
        <w:rPr>
          <w:rStyle w:val="CommentReference"/>
        </w:rPr>
        <w:annotationRef/>
      </w:r>
      <w:r>
        <w:t>I don’t have any of the slope data and have nothing prepared for this variable. Is this something we should add?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5D6CA0" w15:done="0"/>
  <w15:commentEx w15:paraId="19EDBDE3" w15:done="0"/>
  <w15:commentEx w15:paraId="4D12D09F" w15:paraIdParent="19EDBDE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82F17" w16cex:dateUtc="2021-07-13T22:26:00Z"/>
  <w16cex:commentExtensible w16cex:durableId="24982D41" w16cex:dateUtc="2021-07-13T22:18:00Z"/>
  <w16cex:commentExtensible w16cex:durableId="24982F96" w16cex:dateUtc="2021-07-13T22: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5D6CA0" w16cid:durableId="24982F17"/>
  <w16cid:commentId w16cid:paraId="19EDBDE3" w16cid:durableId="24982D41"/>
  <w16cid:commentId w16cid:paraId="4D12D09F" w16cid:durableId="24982F9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ill Campbell">
    <w15:presenceInfo w15:providerId="Windows Live" w15:userId="be942d9ccccdd9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DED"/>
    <w:rsid w:val="00227834"/>
    <w:rsid w:val="00457256"/>
    <w:rsid w:val="00492DED"/>
    <w:rsid w:val="006F61F9"/>
    <w:rsid w:val="008E251C"/>
    <w:rsid w:val="008E33E5"/>
    <w:rsid w:val="00971D7E"/>
    <w:rsid w:val="00976581"/>
    <w:rsid w:val="00ED600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F7E19"/>
  <w15:chartTrackingRefBased/>
  <w15:docId w15:val="{5751D184-7EB8-4B70-AA7F-D6E7C13EF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2DED"/>
  </w:style>
  <w:style w:type="paragraph" w:styleId="Heading1">
    <w:name w:val="heading 1"/>
    <w:basedOn w:val="Normal"/>
    <w:next w:val="Normal"/>
    <w:link w:val="Heading1Char"/>
    <w:uiPriority w:val="9"/>
    <w:qFormat/>
    <w:rsid w:val="008E25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92D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71D7E"/>
    <w:pPr>
      <w:spacing w:after="200" w:line="240" w:lineRule="auto"/>
    </w:pPr>
    <w:rPr>
      <w:iCs/>
      <w:sz w:val="18"/>
      <w:szCs w:val="18"/>
    </w:rPr>
  </w:style>
  <w:style w:type="character" w:customStyle="1" w:styleId="Heading2Char">
    <w:name w:val="Heading 2 Char"/>
    <w:basedOn w:val="DefaultParagraphFont"/>
    <w:link w:val="Heading2"/>
    <w:uiPriority w:val="9"/>
    <w:rsid w:val="00492DED"/>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492DED"/>
    <w:rPr>
      <w:sz w:val="16"/>
      <w:szCs w:val="16"/>
    </w:rPr>
  </w:style>
  <w:style w:type="paragraph" w:styleId="CommentText">
    <w:name w:val="annotation text"/>
    <w:basedOn w:val="Normal"/>
    <w:link w:val="CommentTextChar"/>
    <w:uiPriority w:val="99"/>
    <w:unhideWhenUsed/>
    <w:rsid w:val="00492DED"/>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492DED"/>
    <w:rPr>
      <w:rFonts w:ascii="Times New Roman" w:eastAsia="Times New Roman" w:hAnsi="Times New Roman" w:cs="Times New Roman"/>
      <w:sz w:val="20"/>
      <w:szCs w:val="20"/>
    </w:rPr>
  </w:style>
  <w:style w:type="table" w:styleId="TableGrid">
    <w:name w:val="Table Grid"/>
    <w:basedOn w:val="TableNormal"/>
    <w:uiPriority w:val="39"/>
    <w:rsid w:val="00492D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ED6006"/>
    <w:pPr>
      <w:spacing w:after="16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D6006"/>
    <w:rPr>
      <w:rFonts w:ascii="Times New Roman" w:eastAsia="Times New Roman" w:hAnsi="Times New Roman" w:cs="Times New Roman"/>
      <w:b/>
      <w:bCs/>
      <w:sz w:val="20"/>
      <w:szCs w:val="20"/>
    </w:rPr>
  </w:style>
  <w:style w:type="character" w:customStyle="1" w:styleId="Heading1Char">
    <w:name w:val="Heading 1 Char"/>
    <w:basedOn w:val="DefaultParagraphFont"/>
    <w:link w:val="Heading1"/>
    <w:uiPriority w:val="9"/>
    <w:rsid w:val="008E251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people" Target="people.xml"/><Relationship Id="rId3" Type="http://schemas.openxmlformats.org/officeDocument/2006/relationships/webSettings" Target="webSettings.xml"/><Relationship Id="rId7" Type="http://schemas.microsoft.com/office/2018/08/relationships/commentsExtensible" Target="commentsExtensible.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png"/><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4.png"/><Relationship Id="rId5" Type="http://schemas.microsoft.com/office/2011/relationships/commentsExtended" Target="commentsExtended.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comments" Target="comments.xml"/><Relationship Id="rId9" Type="http://schemas.openxmlformats.org/officeDocument/2006/relationships/image" Target="media/image2.png"/><Relationship Id="rId14" Type="http://schemas.openxmlformats.org/officeDocument/2006/relationships/image" Target="media/image7.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8</Pages>
  <Words>1389</Words>
  <Characters>7922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Jill Campbell</dc:creator>
  <cp:keywords/>
  <dc:description/>
  <cp:lastModifiedBy>Jill Campbell</cp:lastModifiedBy>
  <cp:revision>4</cp:revision>
  <dcterms:created xsi:type="dcterms:W3CDTF">2021-07-13T22:11:00Z</dcterms:created>
  <dcterms:modified xsi:type="dcterms:W3CDTF">2021-07-14T15:24:00Z</dcterms:modified>
</cp:coreProperties>
</file>